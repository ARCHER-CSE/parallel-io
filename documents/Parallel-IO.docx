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charts/chart10.xml" ContentType="application/vnd.openxmlformats-officedocument.drawingml.chart+xml"/>
  <Override PartName="/word/theme/themeOverride10.xml" ContentType="application/vnd.openxmlformats-officedocument.themeOverride+xml"/>
  <Override PartName="/word/charts/chart11.xml" ContentType="application/vnd.openxmlformats-officedocument.drawingml.chart+xml"/>
  <Override PartName="/word/theme/themeOverride11.xml" ContentType="application/vnd.openxmlformats-officedocument.themeOverride+xml"/>
  <Override PartName="/word/charts/chart12.xml" ContentType="application/vnd.openxmlformats-officedocument.drawingml.chart+xml"/>
  <Override PartName="/word/theme/themeOverride12.xml" ContentType="application/vnd.openxmlformats-officedocument.themeOverride+xml"/>
  <Override PartName="/word/charts/chart13.xml" ContentType="application/vnd.openxmlformats-officedocument.drawingml.chart+xml"/>
  <Override PartName="/word/theme/themeOverride13.xml" ContentType="application/vnd.openxmlformats-officedocument.themeOverride+xml"/>
  <Override PartName="/word/charts/chart14.xml" ContentType="application/vnd.openxmlformats-officedocument.drawingml.chart+xml"/>
  <Override PartName="/word/theme/themeOverride14.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867751" w14:textId="77777777" w:rsidR="009D136F" w:rsidRDefault="009D136F" w:rsidP="009D136F">
      <w:pPr>
        <w:pStyle w:val="DocHead"/>
      </w:pPr>
    </w:p>
    <w:p w14:paraId="4A9C23BC" w14:textId="77777777" w:rsidR="00E64848" w:rsidRDefault="001719E1" w:rsidP="00334601">
      <w:pPr>
        <w:pStyle w:val="Els-Title"/>
        <w:outlineLvl w:val="0"/>
      </w:pPr>
      <w:r>
        <w:t xml:space="preserve">Parallel </w:t>
      </w:r>
      <w:r w:rsidR="001D061F" w:rsidRPr="001D061F">
        <w:t>I/O Performance Benchmarking and Investigation on Multiple HPC Architectures</w:t>
      </w:r>
    </w:p>
    <w:p w14:paraId="6313BDCF" w14:textId="77777777" w:rsidR="00E64848" w:rsidRDefault="001D061F" w:rsidP="00334601">
      <w:pPr>
        <w:pStyle w:val="Els-Author"/>
        <w:outlineLvl w:val="0"/>
      </w:pPr>
      <w:r>
        <w:t>B</w:t>
      </w:r>
      <w:r w:rsidR="00825ECD">
        <w:t xml:space="preserve">. </w:t>
      </w:r>
      <w:r>
        <w:t>Lawrence</w:t>
      </w:r>
      <w:r w:rsidR="00825ECD" w:rsidRPr="00825ECD">
        <w:rPr>
          <w:szCs w:val="26"/>
          <w:vertAlign w:val="superscript"/>
        </w:rPr>
        <w:t>a</w:t>
      </w:r>
      <w:r w:rsidR="00476F2D">
        <w:t xml:space="preserve">, </w:t>
      </w:r>
      <w:r>
        <w:t>C</w:t>
      </w:r>
      <w:r w:rsidR="00476F2D">
        <w:t>.</w:t>
      </w:r>
      <w:r w:rsidR="00825ECD">
        <w:t xml:space="preserve"> </w:t>
      </w:r>
      <w:r>
        <w:t>Maynard</w:t>
      </w:r>
      <w:r w:rsidR="00825ECD" w:rsidRPr="00825ECD">
        <w:rPr>
          <w:szCs w:val="26"/>
          <w:vertAlign w:val="superscript"/>
        </w:rPr>
        <w:t>b</w:t>
      </w:r>
      <w:r>
        <w:t>, A. Turner</w:t>
      </w:r>
      <w:r>
        <w:rPr>
          <w:szCs w:val="26"/>
          <w:vertAlign w:val="superscript"/>
        </w:rPr>
        <w:t>c</w:t>
      </w:r>
      <w:r>
        <w:t>, X. Guo</w:t>
      </w:r>
      <w:r>
        <w:rPr>
          <w:szCs w:val="26"/>
          <w:vertAlign w:val="superscript"/>
        </w:rPr>
        <w:t>c</w:t>
      </w:r>
      <w:r>
        <w:t>, D. Sloan-Murphy</w:t>
      </w:r>
      <w:r>
        <w:rPr>
          <w:szCs w:val="26"/>
          <w:vertAlign w:val="superscript"/>
        </w:rPr>
        <w:t>c</w:t>
      </w:r>
    </w:p>
    <w:p w14:paraId="0765983A" w14:textId="77777777" w:rsidR="00E64848" w:rsidRDefault="00825ECD" w:rsidP="00334601">
      <w:pPr>
        <w:pStyle w:val="Els-Affiliation"/>
        <w:outlineLvl w:val="0"/>
      </w:pPr>
      <w:r w:rsidRPr="00825ECD">
        <w:rPr>
          <w:iCs/>
          <w:szCs w:val="16"/>
          <w:vertAlign w:val="superscript"/>
        </w:rPr>
        <w:t>a</w:t>
      </w:r>
      <w:r w:rsidR="001D061F">
        <w:t>University of Reading, United Kingdom</w:t>
      </w:r>
    </w:p>
    <w:p w14:paraId="5F8D9D5E" w14:textId="77777777" w:rsidR="001D061F" w:rsidRDefault="00825ECD" w:rsidP="001D061F">
      <w:pPr>
        <w:pStyle w:val="Els-Affiliation"/>
        <w:outlineLvl w:val="0"/>
      </w:pPr>
      <w:r w:rsidRPr="00825ECD">
        <w:rPr>
          <w:iCs/>
          <w:szCs w:val="16"/>
          <w:vertAlign w:val="superscript"/>
        </w:rPr>
        <w:t>b</w:t>
      </w:r>
      <w:r w:rsidR="001D061F">
        <w:t>Met Office, United Kingdom</w:t>
      </w:r>
    </w:p>
    <w:p w14:paraId="56DB171C" w14:textId="77777777" w:rsidR="001D061F" w:rsidRDefault="001D061F" w:rsidP="001D061F">
      <w:pPr>
        <w:pStyle w:val="Els-Affiliation"/>
        <w:outlineLvl w:val="0"/>
      </w:pPr>
      <w:r>
        <w:rPr>
          <w:iCs/>
          <w:szCs w:val="16"/>
          <w:vertAlign w:val="superscript"/>
        </w:rPr>
        <w:t>c</w:t>
      </w:r>
      <w:r>
        <w:t>Edinburgh Parallel Computing Centre, University of Edinburgh, United Kingdom</w:t>
      </w:r>
    </w:p>
    <w:p w14:paraId="2E125F98" w14:textId="77777777" w:rsidR="00E64848" w:rsidRDefault="00E64848" w:rsidP="001D061F">
      <w:pPr>
        <w:pStyle w:val="Els-history"/>
      </w:pPr>
    </w:p>
    <w:p w14:paraId="11EA1C91" w14:textId="77777777" w:rsidR="00E64848" w:rsidRDefault="00E64848" w:rsidP="00724387">
      <w:pPr>
        <w:pStyle w:val="Els-Abstract-head"/>
        <w:jc w:val="both"/>
        <w:outlineLvl w:val="0"/>
      </w:pPr>
      <w:r>
        <w:t>Abstract</w:t>
      </w:r>
    </w:p>
    <w:p w14:paraId="69252FFD" w14:textId="5E2B259A" w:rsidR="005D308E" w:rsidRDefault="005D308E" w:rsidP="00724387">
      <w:pPr>
        <w:pStyle w:val="Els-keywords"/>
        <w:jc w:val="both"/>
        <w:rPr>
          <w:noProof w:val="0"/>
          <w:sz w:val="20"/>
          <w:lang w:val="en-GB"/>
        </w:rPr>
      </w:pPr>
      <w:r>
        <w:rPr>
          <w:noProof w:val="0"/>
          <w:sz w:val="20"/>
          <w:lang w:val="en-GB"/>
        </w:rPr>
        <w:t>Solving the bottleneck of I/O is key in the move towards exascale computing. Research communities must</w:t>
      </w:r>
      <w:r w:rsidR="00AB0A58">
        <w:rPr>
          <w:noProof w:val="0"/>
          <w:sz w:val="20"/>
          <w:lang w:val="en-GB"/>
        </w:rPr>
        <w:t xml:space="preserve"> </w:t>
      </w:r>
      <w:r w:rsidR="00CE1574">
        <w:rPr>
          <w:noProof w:val="0"/>
          <w:sz w:val="20"/>
          <w:lang w:val="en-GB"/>
        </w:rPr>
        <w:t xml:space="preserve">be </w:t>
      </w:r>
      <w:r>
        <w:rPr>
          <w:noProof w:val="0"/>
          <w:sz w:val="20"/>
          <w:lang w:val="en-GB"/>
        </w:rPr>
        <w:t xml:space="preserve">informed of the I/O performance of existing resources in order to </w:t>
      </w:r>
      <w:r w:rsidR="009F482E">
        <w:rPr>
          <w:noProof w:val="0"/>
          <w:sz w:val="20"/>
          <w:lang w:val="en-GB"/>
        </w:rPr>
        <w:t>make reasonable decisions for th</w:t>
      </w:r>
      <w:r w:rsidR="00CD1555">
        <w:rPr>
          <w:noProof w:val="0"/>
          <w:sz w:val="20"/>
          <w:lang w:val="en-GB"/>
        </w:rPr>
        <w:t>e</w:t>
      </w:r>
      <w:r w:rsidR="009F482E">
        <w:rPr>
          <w:noProof w:val="0"/>
          <w:sz w:val="20"/>
          <w:lang w:val="en-GB"/>
        </w:rPr>
        <w:t xml:space="preserve"> future</w:t>
      </w:r>
      <w:r>
        <w:rPr>
          <w:noProof w:val="0"/>
          <w:sz w:val="20"/>
          <w:lang w:val="en-GB"/>
        </w:rPr>
        <w:t xml:space="preserve">. </w:t>
      </w:r>
      <w:r w:rsidR="00631EB2">
        <w:rPr>
          <w:noProof w:val="0"/>
          <w:sz w:val="20"/>
          <w:lang w:val="en-GB"/>
        </w:rPr>
        <w:t>T</w:t>
      </w:r>
      <w:r>
        <w:rPr>
          <w:noProof w:val="0"/>
          <w:sz w:val="20"/>
          <w:lang w:val="en-GB"/>
        </w:rPr>
        <w:t>his paper</w:t>
      </w:r>
      <w:r w:rsidR="00631EB2">
        <w:rPr>
          <w:noProof w:val="0"/>
          <w:sz w:val="20"/>
          <w:lang w:val="en-GB"/>
        </w:rPr>
        <w:t xml:space="preserve"> therefore</w:t>
      </w:r>
      <w:r w:rsidR="00CE1574">
        <w:rPr>
          <w:noProof w:val="0"/>
          <w:sz w:val="20"/>
          <w:lang w:val="en-GB"/>
        </w:rPr>
        <w:t xml:space="preserve"> presents</w:t>
      </w:r>
      <w:r>
        <w:rPr>
          <w:noProof w:val="0"/>
          <w:sz w:val="20"/>
          <w:lang w:val="en-GB"/>
        </w:rPr>
        <w:t xml:space="preserve"> benchmarks</w:t>
      </w:r>
      <w:r w:rsidR="00CE1574">
        <w:rPr>
          <w:noProof w:val="0"/>
          <w:sz w:val="20"/>
          <w:lang w:val="en-GB"/>
        </w:rPr>
        <w:t xml:space="preserve"> for</w:t>
      </w:r>
      <w:r>
        <w:rPr>
          <w:noProof w:val="0"/>
          <w:sz w:val="20"/>
          <w:lang w:val="en-GB"/>
        </w:rPr>
        <w:t xml:space="preserve"> the write capabilities of the ARCHER, COSMA, UK-RDF DAC, and JASMIN HPC systems, using</w:t>
      </w:r>
      <w:r w:rsidR="00FF6882">
        <w:rPr>
          <w:noProof w:val="0"/>
          <w:sz w:val="20"/>
          <w:lang w:val="en-GB"/>
        </w:rPr>
        <w:t xml:space="preserve"> MPI-IO and, in selected cases, the</w:t>
      </w:r>
      <w:r>
        <w:rPr>
          <w:noProof w:val="0"/>
          <w:sz w:val="20"/>
          <w:lang w:val="en-GB"/>
        </w:rPr>
        <w:t xml:space="preserve"> HDF5 and NetCDF</w:t>
      </w:r>
      <w:r w:rsidR="00FF6882">
        <w:rPr>
          <w:noProof w:val="0"/>
          <w:sz w:val="20"/>
          <w:lang w:val="en-GB"/>
        </w:rPr>
        <w:t xml:space="preserve"> parallel libraries</w:t>
      </w:r>
      <w:r>
        <w:rPr>
          <w:noProof w:val="0"/>
          <w:sz w:val="20"/>
          <w:lang w:val="en-GB"/>
        </w:rPr>
        <w:t>.</w:t>
      </w:r>
    </w:p>
    <w:p w14:paraId="0BD3B2FB" w14:textId="211CB745" w:rsidR="00F4417A" w:rsidRDefault="00EF6C7D" w:rsidP="000755FB">
      <w:pPr>
        <w:pStyle w:val="Els-keywords"/>
        <w:jc w:val="both"/>
      </w:pPr>
      <w:r w:rsidRPr="00EF6C7D">
        <w:rPr>
          <w:noProof w:val="0"/>
          <w:sz w:val="20"/>
          <w:lang w:val="en-GB"/>
        </w:rPr>
        <w:t>We find</w:t>
      </w:r>
      <w:r w:rsidR="002928F3">
        <w:rPr>
          <w:noProof w:val="0"/>
          <w:sz w:val="20"/>
          <w:lang w:val="en-GB"/>
        </w:rPr>
        <w:t xml:space="preserve"> a reasonable expectation is for </w:t>
      </w:r>
      <w:r w:rsidR="00B57DC5">
        <w:rPr>
          <w:noProof w:val="0"/>
          <w:sz w:val="20"/>
          <w:lang w:val="en-GB"/>
        </w:rPr>
        <w:t xml:space="preserve">approximately </w:t>
      </w:r>
      <w:r w:rsidR="002928F3">
        <w:rPr>
          <w:noProof w:val="0"/>
          <w:sz w:val="20"/>
          <w:lang w:val="en-GB"/>
        </w:rPr>
        <w:t>50% of the theoretical system maximum</w:t>
      </w:r>
      <w:r w:rsidR="00B5046A">
        <w:rPr>
          <w:noProof w:val="0"/>
          <w:sz w:val="20"/>
          <w:lang w:val="en-GB"/>
        </w:rPr>
        <w:t xml:space="preserve"> bandwidth</w:t>
      </w:r>
      <w:r w:rsidR="002928F3">
        <w:rPr>
          <w:noProof w:val="0"/>
          <w:sz w:val="20"/>
          <w:lang w:val="en-GB"/>
        </w:rPr>
        <w:t xml:space="preserve"> to be attainable in </w:t>
      </w:r>
      <w:r w:rsidR="002928F3" w:rsidRPr="00EF6C7D">
        <w:rPr>
          <w:noProof w:val="0"/>
          <w:sz w:val="20"/>
          <w:lang w:val="en-GB"/>
        </w:rPr>
        <w:t>practice</w:t>
      </w:r>
      <w:r w:rsidR="002928F3">
        <w:rPr>
          <w:noProof w:val="0"/>
          <w:sz w:val="20"/>
          <w:lang w:val="en-GB"/>
        </w:rPr>
        <w:t>.</w:t>
      </w:r>
      <w:r w:rsidR="00BA536D">
        <w:rPr>
          <w:noProof w:val="0"/>
          <w:sz w:val="20"/>
          <w:lang w:val="en-GB"/>
        </w:rPr>
        <w:t xml:space="preserve"> Contention </w:t>
      </w:r>
      <w:r w:rsidR="00B5046A">
        <w:rPr>
          <w:noProof w:val="0"/>
          <w:sz w:val="20"/>
          <w:lang w:val="en-GB"/>
        </w:rPr>
        <w:t>is shown to have a dramatic effect on performance</w:t>
      </w:r>
      <w:r w:rsidR="00BA536D" w:rsidRPr="00A72373">
        <w:rPr>
          <w:noProof w:val="0"/>
          <w:sz w:val="20"/>
          <w:lang w:val="en-GB"/>
        </w:rPr>
        <w:t>.</w:t>
      </w:r>
      <w:r w:rsidR="00085924">
        <w:rPr>
          <w:noProof w:val="0"/>
          <w:sz w:val="20"/>
          <w:lang w:val="en-GB"/>
        </w:rPr>
        <w:t xml:space="preserve"> </w:t>
      </w:r>
      <w:r w:rsidR="006C4747">
        <w:rPr>
          <w:noProof w:val="0"/>
          <w:sz w:val="20"/>
          <w:lang w:val="en-GB"/>
        </w:rPr>
        <w:t xml:space="preserve">MPI-IO, HDF5 and NetCDF are found to scale similarly but the </w:t>
      </w:r>
      <w:r w:rsidR="00F4417A">
        <w:rPr>
          <w:noProof w:val="0"/>
          <w:sz w:val="20"/>
          <w:lang w:val="en-GB"/>
        </w:rPr>
        <w:t>high-level</w:t>
      </w:r>
      <w:r w:rsidR="006C4747">
        <w:rPr>
          <w:noProof w:val="0"/>
          <w:sz w:val="20"/>
          <w:lang w:val="en-GB"/>
        </w:rPr>
        <w:t xml:space="preserve"> libraries introduce </w:t>
      </w:r>
      <w:r w:rsidR="00F4417A">
        <w:rPr>
          <w:noProof w:val="0"/>
          <w:sz w:val="20"/>
          <w:lang w:val="en-GB"/>
        </w:rPr>
        <w:t xml:space="preserve">a small amount of performance </w:t>
      </w:r>
      <w:r w:rsidR="006C4747">
        <w:rPr>
          <w:noProof w:val="0"/>
          <w:sz w:val="20"/>
          <w:lang w:val="en-GB"/>
        </w:rPr>
        <w:t>overhead.</w:t>
      </w:r>
    </w:p>
    <w:p w14:paraId="5385F530" w14:textId="0AD1122D" w:rsidR="00E64848" w:rsidRDefault="00F4417A" w:rsidP="00724387">
      <w:pPr>
        <w:pStyle w:val="Els-keywords"/>
        <w:jc w:val="both"/>
      </w:pPr>
      <w:r>
        <w:rPr>
          <w:noProof w:val="0"/>
          <w:sz w:val="20"/>
          <w:lang w:val="en-GB"/>
        </w:rPr>
        <w:t>For</w:t>
      </w:r>
      <w:r w:rsidR="0046403A" w:rsidRPr="0046403A">
        <w:rPr>
          <w:noProof w:val="0"/>
          <w:sz w:val="20"/>
          <w:lang w:val="en-GB"/>
        </w:rPr>
        <w:t xml:space="preserve"> </w:t>
      </w:r>
      <w:r w:rsidR="005D308E">
        <w:rPr>
          <w:noProof w:val="0"/>
          <w:sz w:val="20"/>
          <w:lang w:val="en-GB"/>
        </w:rPr>
        <w:t xml:space="preserve">the </w:t>
      </w:r>
      <w:r w:rsidR="0046403A" w:rsidRPr="0046403A">
        <w:rPr>
          <w:noProof w:val="0"/>
          <w:sz w:val="20"/>
          <w:lang w:val="en-GB"/>
        </w:rPr>
        <w:t>Lustre</w:t>
      </w:r>
      <w:r w:rsidR="005D308E">
        <w:rPr>
          <w:noProof w:val="0"/>
          <w:sz w:val="20"/>
          <w:lang w:val="en-GB"/>
        </w:rPr>
        <w:t xml:space="preserve"> file system</w:t>
      </w:r>
      <w:r w:rsidR="0046403A" w:rsidRPr="0046403A">
        <w:rPr>
          <w:noProof w:val="0"/>
          <w:sz w:val="20"/>
          <w:lang w:val="en-GB"/>
        </w:rPr>
        <w:t>,</w:t>
      </w:r>
      <w:r w:rsidR="0046403A">
        <w:rPr>
          <w:noProof w:val="0"/>
          <w:sz w:val="20"/>
          <w:lang w:val="en-GB"/>
        </w:rPr>
        <w:t xml:space="preserve"> on a single shared file, maximum performance is found by maximising the stripe count</w:t>
      </w:r>
      <w:r w:rsidR="00C43BEF">
        <w:rPr>
          <w:noProof w:val="0"/>
          <w:sz w:val="20"/>
          <w:lang w:val="en-GB"/>
        </w:rPr>
        <w:t xml:space="preserve"> and </w:t>
      </w:r>
      <w:r w:rsidR="0046403A">
        <w:rPr>
          <w:noProof w:val="0"/>
          <w:sz w:val="20"/>
          <w:lang w:val="en-GB"/>
        </w:rPr>
        <w:t>match</w:t>
      </w:r>
      <w:r w:rsidR="00C43BEF">
        <w:rPr>
          <w:noProof w:val="0"/>
          <w:sz w:val="20"/>
          <w:lang w:val="en-GB"/>
        </w:rPr>
        <w:t>ing</w:t>
      </w:r>
      <w:r w:rsidR="0046403A">
        <w:rPr>
          <w:noProof w:val="0"/>
          <w:sz w:val="20"/>
          <w:lang w:val="en-GB"/>
        </w:rPr>
        <w:t xml:space="preserve"> the individual stripe size</w:t>
      </w:r>
      <w:r w:rsidR="00C43BEF">
        <w:rPr>
          <w:noProof w:val="0"/>
          <w:sz w:val="20"/>
          <w:lang w:val="en-GB"/>
        </w:rPr>
        <w:t xml:space="preserve"> to the </w:t>
      </w:r>
      <w:r w:rsidR="00771D0C">
        <w:rPr>
          <w:noProof w:val="0"/>
          <w:sz w:val="20"/>
          <w:lang w:val="en-GB"/>
        </w:rPr>
        <w:t xml:space="preserve">magnitude of </w:t>
      </w:r>
      <w:r w:rsidR="00C43BEF">
        <w:rPr>
          <w:noProof w:val="0"/>
          <w:sz w:val="20"/>
          <w:lang w:val="en-GB"/>
        </w:rPr>
        <w:t>I/O operation</w:t>
      </w:r>
      <w:r w:rsidR="00771D0C">
        <w:rPr>
          <w:noProof w:val="0"/>
          <w:sz w:val="20"/>
          <w:lang w:val="en-GB"/>
        </w:rPr>
        <w:t xml:space="preserve"> performed</w:t>
      </w:r>
      <w:r w:rsidR="0046403A">
        <w:rPr>
          <w:noProof w:val="0"/>
          <w:sz w:val="20"/>
          <w:lang w:val="en-GB"/>
        </w:rPr>
        <w:t xml:space="preserve">. HDF5 is discovered to scale poorly on Lustre due to an </w:t>
      </w:r>
      <w:r w:rsidR="0046403A" w:rsidRPr="0046403A">
        <w:rPr>
          <w:sz w:val="20"/>
        </w:rPr>
        <w:t xml:space="preserve">unfavourable interaction with the </w:t>
      </w:r>
      <w:r w:rsidR="0046403A" w:rsidRPr="002451FE">
        <w:rPr>
          <w:i/>
          <w:sz w:val="20"/>
        </w:rPr>
        <w:t>H5Fclose()</w:t>
      </w:r>
      <w:r w:rsidR="0046403A" w:rsidRPr="0046403A">
        <w:rPr>
          <w:sz w:val="20"/>
        </w:rPr>
        <w:t xml:space="preserve"> routine.</w:t>
      </w:r>
    </w:p>
    <w:p w14:paraId="551C2082" w14:textId="45A09692" w:rsidR="00F4417A" w:rsidRDefault="00572C67" w:rsidP="00E7553D">
      <w:pPr>
        <w:pStyle w:val="Heading1"/>
      </w:pPr>
      <w:r>
        <w:t>In</w:t>
      </w:r>
      <w:r w:rsidR="00F4417A">
        <w:t>troduction</w:t>
      </w:r>
    </w:p>
    <w:p w14:paraId="0FBCC46C" w14:textId="77777777" w:rsidR="007732DE" w:rsidRDefault="007732DE" w:rsidP="00E912C8">
      <w:pPr>
        <w:jc w:val="both"/>
      </w:pPr>
    </w:p>
    <w:p w14:paraId="14181324" w14:textId="699D96DC" w:rsidR="007732DE" w:rsidRDefault="007732DE" w:rsidP="00E912C8">
      <w:pPr>
        <w:jc w:val="both"/>
      </w:pPr>
      <w:r>
        <w:t>Parallel I/O performance plays a key role in many high performance computing (HPC) applications and I/O bottlenecks are an important challenge to understand and, where possible, eliminate on both current, petascale resources and looking forward to exascale computing</w:t>
      </w:r>
      <w:r w:rsidR="001B7115">
        <w:fldChar w:fldCharType="begin"/>
      </w:r>
      <w:r w:rsidR="001B7115">
        <w:instrText xml:space="preserve"> REF _Ref468364215 \r \h </w:instrText>
      </w:r>
      <w:r w:rsidR="00AB7548">
        <w:instrText xml:space="preserve"> \* MERGEFORMAT </w:instrText>
      </w:r>
      <w:r w:rsidR="001B7115">
        <w:fldChar w:fldCharType="separate"/>
      </w:r>
      <w:r w:rsidR="00A16C1E">
        <w:t>[1]</w:t>
      </w:r>
      <w:r w:rsidR="001B7115">
        <w:fldChar w:fldCharType="end"/>
      </w:r>
      <w:r>
        <w:t>. It is therefore necessary for research communities with high I/O requirements to understand the parallel I/O performance of existing HPC systems and applications to be suitably equipped to make informed plans for future procurements and software development projects.</w:t>
      </w:r>
      <w:r w:rsidR="00875FFD">
        <w:t xml:space="preserve"> The results of this work are of particular relevance to the ESiWACE Centre of Excellence (CoE)</w:t>
      </w:r>
      <w:r w:rsidR="00AD14E2">
        <w:t>, as the originators of this project, but, given the ubiquity of I/O in HPC domains, the findings will be of interest to most researchers and members of the European scientific community.</w:t>
      </w:r>
    </w:p>
    <w:p w14:paraId="298CAF25" w14:textId="77777777" w:rsidR="007732DE" w:rsidRDefault="007732DE" w:rsidP="00E912C8">
      <w:pPr>
        <w:jc w:val="both"/>
      </w:pPr>
    </w:p>
    <w:p w14:paraId="7AA2FC1B" w14:textId="77777777" w:rsidR="007732DE" w:rsidRDefault="007732DE" w:rsidP="00E912C8">
      <w:pPr>
        <w:jc w:val="both"/>
      </w:pPr>
      <w:r>
        <w:t>Theoretical performance numbers for parallel file systems are usually easily available but are of limited use as they assume a clean formatted file system with no contention from other users. Obviously, when used in full production, this level of performance will not usually be attained.</w:t>
      </w:r>
    </w:p>
    <w:p w14:paraId="1527E7CD" w14:textId="77777777" w:rsidR="007732DE" w:rsidRDefault="007732DE" w:rsidP="00E912C8">
      <w:pPr>
        <w:jc w:val="both"/>
      </w:pPr>
    </w:p>
    <w:p w14:paraId="59AE8235" w14:textId="77777777" w:rsidR="007732DE" w:rsidRDefault="007732DE" w:rsidP="00E912C8">
      <w:pPr>
        <w:jc w:val="both"/>
      </w:pPr>
      <w:r>
        <w:t>The goal of this paper is to provide insight into the performance of parallel file systems in production. To answer questions such as: What is the maximum performance actually experienced? What variation in performance do users experience?</w:t>
      </w:r>
    </w:p>
    <w:p w14:paraId="36F45048" w14:textId="77777777" w:rsidR="007732DE" w:rsidRDefault="007732DE" w:rsidP="00E912C8">
      <w:pPr>
        <w:jc w:val="both"/>
      </w:pPr>
    </w:p>
    <w:p w14:paraId="55B8A575" w14:textId="27B06866" w:rsidR="007732DE" w:rsidRDefault="007732DE" w:rsidP="00E912C8">
      <w:pPr>
        <w:jc w:val="both"/>
      </w:pPr>
      <w:r>
        <w:t>To this end, we detail here the parallel I/O performance of multiple HPC architectures through testing a set of selected I/O benchmarks. Results are presented from the following systems:</w:t>
      </w:r>
    </w:p>
    <w:p w14:paraId="35A1E44D" w14:textId="77777777" w:rsidR="007732DE" w:rsidRDefault="007732DE" w:rsidP="00E912C8">
      <w:pPr>
        <w:jc w:val="both"/>
      </w:pPr>
    </w:p>
    <w:p w14:paraId="4556C00C" w14:textId="77777777" w:rsidR="007732DE" w:rsidRDefault="007732DE" w:rsidP="00E912C8">
      <w:pPr>
        <w:pStyle w:val="ListParagraph"/>
        <w:numPr>
          <w:ilvl w:val="0"/>
          <w:numId w:val="44"/>
        </w:numPr>
        <w:jc w:val="both"/>
      </w:pPr>
      <w:r w:rsidRPr="00E912C8">
        <w:rPr>
          <w:b/>
        </w:rPr>
        <w:lastRenderedPageBreak/>
        <w:t>ARCHER:</w:t>
      </w:r>
      <w:r>
        <w:t xml:space="preserve"> the UK national supercomputing service, with a Cray Sonexion Lustre file system.</w:t>
      </w:r>
    </w:p>
    <w:p w14:paraId="57C81B34" w14:textId="77777777" w:rsidR="007732DE" w:rsidRDefault="007732DE" w:rsidP="00E912C8">
      <w:pPr>
        <w:jc w:val="both"/>
      </w:pPr>
    </w:p>
    <w:p w14:paraId="2C1260A8" w14:textId="77777777" w:rsidR="007732DE" w:rsidRDefault="007732DE" w:rsidP="00E912C8">
      <w:pPr>
        <w:pStyle w:val="ListParagraph"/>
        <w:numPr>
          <w:ilvl w:val="0"/>
          <w:numId w:val="44"/>
        </w:numPr>
        <w:jc w:val="both"/>
      </w:pPr>
      <w:r w:rsidRPr="00E912C8">
        <w:rPr>
          <w:b/>
        </w:rPr>
        <w:t>COSMA:</w:t>
      </w:r>
      <w:r>
        <w:t xml:space="preserve"> one of the DiRAC UK HPC resources, using a DDN implementation of the IBM GPFS file system.</w:t>
      </w:r>
    </w:p>
    <w:p w14:paraId="32C88E08" w14:textId="77777777" w:rsidR="007732DE" w:rsidRDefault="007732DE" w:rsidP="00E912C8">
      <w:pPr>
        <w:jc w:val="both"/>
      </w:pPr>
    </w:p>
    <w:p w14:paraId="5812CDC5" w14:textId="77777777" w:rsidR="007732DE" w:rsidRDefault="007732DE" w:rsidP="00E912C8">
      <w:pPr>
        <w:pStyle w:val="ListParagraph"/>
        <w:numPr>
          <w:ilvl w:val="0"/>
          <w:numId w:val="44"/>
        </w:numPr>
        <w:jc w:val="both"/>
      </w:pPr>
      <w:r w:rsidRPr="00E912C8">
        <w:rPr>
          <w:b/>
        </w:rPr>
        <w:t>UK-RDF DAC:</w:t>
      </w:r>
      <w:r>
        <w:t xml:space="preserve"> the Data Analytic Cluster attached to the UK Research Data Facility, also using DDN GPFS.</w:t>
      </w:r>
    </w:p>
    <w:p w14:paraId="52FD9136" w14:textId="77777777" w:rsidR="007732DE" w:rsidRDefault="007732DE" w:rsidP="00E912C8">
      <w:pPr>
        <w:jc w:val="both"/>
      </w:pPr>
    </w:p>
    <w:p w14:paraId="646CD601" w14:textId="77777777" w:rsidR="007732DE" w:rsidRDefault="007732DE" w:rsidP="00E912C8">
      <w:pPr>
        <w:pStyle w:val="ListParagraph"/>
        <w:numPr>
          <w:ilvl w:val="0"/>
          <w:numId w:val="44"/>
        </w:numPr>
        <w:jc w:val="both"/>
      </w:pPr>
      <w:r w:rsidRPr="00E912C8">
        <w:rPr>
          <w:b/>
        </w:rPr>
        <w:t>JASMIN:</w:t>
      </w:r>
      <w:r>
        <w:t xml:space="preserve"> a data analysis cluster delivered by the STFC, using the Panasas parallel file system.</w:t>
      </w:r>
    </w:p>
    <w:p w14:paraId="64B8A952" w14:textId="77777777" w:rsidR="007732DE" w:rsidRDefault="007732DE" w:rsidP="00E912C8">
      <w:pPr>
        <w:jc w:val="both"/>
      </w:pPr>
    </w:p>
    <w:p w14:paraId="0A5EB05D" w14:textId="40B606C3" w:rsidR="007732DE" w:rsidRDefault="007732DE" w:rsidP="00E912C8">
      <w:pPr>
        <w:jc w:val="both"/>
      </w:pPr>
      <w:r>
        <w:t>We run benchio, a parallel benchmarking application which writes a three-dimensional distributed dataset to a single shared file. On all systems, we measure MPI-IO performance and, in select</w:t>
      </w:r>
      <w:r w:rsidR="00E912C8">
        <w:t>ed</w:t>
      </w:r>
      <w:r>
        <w:t xml:space="preserve"> cases, compare this with HDF5 and NetCDF equivalent implementations.</w:t>
      </w:r>
    </w:p>
    <w:p w14:paraId="0A20B223" w14:textId="77777777" w:rsidR="005D308E" w:rsidRDefault="005D308E" w:rsidP="00E912C8">
      <w:pPr>
        <w:jc w:val="both"/>
      </w:pPr>
    </w:p>
    <w:p w14:paraId="235E94B3" w14:textId="602756E0" w:rsidR="005D308E" w:rsidRDefault="005D308E" w:rsidP="00E912C8">
      <w:pPr>
        <w:jc w:val="both"/>
      </w:pPr>
      <w:r w:rsidRPr="005D308E">
        <w:t>In the Lustre case, a range of stripe counts and sizes are tested. GPFS figures are given under the default configuration as it provides less scope for user tuning.</w:t>
      </w:r>
    </w:p>
    <w:p w14:paraId="603CC071" w14:textId="76F8825C" w:rsidR="00E912C8" w:rsidRDefault="00E912C8" w:rsidP="00E912C8">
      <w:pPr>
        <w:jc w:val="both"/>
      </w:pPr>
    </w:p>
    <w:p w14:paraId="36AE0BF1" w14:textId="7BAB5E30" w:rsidR="00E912C8" w:rsidRPr="00572C67" w:rsidRDefault="00E912C8" w:rsidP="00E912C8">
      <w:pPr>
        <w:jc w:val="both"/>
      </w:pPr>
      <w:r>
        <w:t>This document is structured as follows: in the subsequent section, we provide detailed specifications on the four chosen benchmark systems and their file systems. We then present our benchio application, highlighting the contrast between its data layout and the layout used by more traditional benchmarks. Results and conclusions follow, and we close by highlighting the opportunities for future work identified during the course of this project.</w:t>
      </w:r>
    </w:p>
    <w:p w14:paraId="3317EE8C" w14:textId="77777777" w:rsidR="00E7553D" w:rsidRDefault="00E7553D" w:rsidP="00E7553D">
      <w:pPr>
        <w:pStyle w:val="Heading1"/>
      </w:pPr>
      <w:r>
        <w:t>HPC Systems</w:t>
      </w:r>
    </w:p>
    <w:p w14:paraId="38274A1A" w14:textId="77777777" w:rsidR="00E7553D" w:rsidRPr="00B31B88" w:rsidRDefault="00E7553D" w:rsidP="00724387">
      <w:pPr>
        <w:pStyle w:val="Heading2"/>
        <w:jc w:val="both"/>
      </w:pPr>
      <w:r>
        <w:t>ARCHER</w:t>
      </w:r>
    </w:p>
    <w:p w14:paraId="565287BC" w14:textId="468E837D" w:rsidR="00E7553D" w:rsidRDefault="00E7553D" w:rsidP="00724387">
      <w:pPr>
        <w:jc w:val="both"/>
      </w:pPr>
      <w:r>
        <w:t>ARCHER</w:t>
      </w:r>
      <w:ins w:id="0" w:author="dsloanm" w:date="2017-03-16T12:57:00Z">
        <w:r w:rsidR="00E3119F">
          <w:fldChar w:fldCharType="begin"/>
        </w:r>
        <w:r w:rsidR="00E3119F">
          <w:instrText xml:space="preserve"> REF _Ref477432407 \r \h </w:instrText>
        </w:r>
      </w:ins>
      <w:r w:rsidR="00E3119F">
        <w:fldChar w:fldCharType="separate"/>
      </w:r>
      <w:ins w:id="1" w:author="dsloanm" w:date="2017-03-17T16:56:00Z">
        <w:r w:rsidR="00A16C1E">
          <w:t>[2]</w:t>
        </w:r>
      </w:ins>
      <w:ins w:id="2" w:author="dsloanm" w:date="2017-03-16T12:57:00Z">
        <w:r w:rsidR="00E3119F">
          <w:fldChar w:fldCharType="end"/>
        </w:r>
      </w:ins>
      <w:ins w:id="3" w:author="dsloanm" w:date="2017-03-16T12:58:00Z">
        <w:r w:rsidR="00E3119F" w:rsidDel="00E3119F">
          <w:t xml:space="preserve"> </w:t>
        </w:r>
      </w:ins>
      <w:commentRangeStart w:id="4"/>
      <w:del w:id="5" w:author="dsloanm" w:date="2017-03-16T12:58:00Z">
        <w:r w:rsidR="00E05013" w:rsidDel="00E3119F">
          <w:fldChar w:fldCharType="begin"/>
        </w:r>
        <w:r w:rsidR="00E05013" w:rsidDel="00E3119F">
          <w:delInstrText xml:space="preserve"> REF _Ref468098383 \r \h </w:delInstrText>
        </w:r>
        <w:r w:rsidR="00E05013" w:rsidDel="00E3119F">
          <w:fldChar w:fldCharType="separate"/>
        </w:r>
        <w:r w:rsidR="00E3119F" w:rsidDel="00E3119F">
          <w:delText>[1]</w:delText>
        </w:r>
        <w:r w:rsidR="00E05013" w:rsidDel="00E3119F">
          <w:fldChar w:fldCharType="end"/>
        </w:r>
      </w:del>
      <w:commentRangeEnd w:id="4"/>
      <w:r w:rsidR="003436A8">
        <w:rPr>
          <w:rStyle w:val="CommentReference"/>
        </w:rPr>
        <w:commentReference w:id="4"/>
      </w:r>
      <w:del w:id="6" w:author="dsloanm" w:date="2017-03-16T12:58:00Z">
        <w:r w:rsidDel="00E3119F">
          <w:delText xml:space="preserve"> </w:delText>
        </w:r>
      </w:del>
      <w:r>
        <w:t>is a Cray XC30-based system and the current UK National Supercomputing Service</w:t>
      </w:r>
      <w:r w:rsidR="00F4417A">
        <w:t xml:space="preserve"> run by EPCC</w:t>
      </w:r>
      <w:r w:rsidR="00E05013">
        <w:fldChar w:fldCharType="begin"/>
      </w:r>
      <w:r w:rsidR="00E05013">
        <w:instrText xml:space="preserve"> REF _Ref468098388 \r \h </w:instrText>
      </w:r>
      <w:r w:rsidR="00E05013">
        <w:fldChar w:fldCharType="separate"/>
      </w:r>
      <w:r w:rsidR="00A16C1E">
        <w:t>[3]</w:t>
      </w:r>
      <w:r w:rsidR="00E05013">
        <w:fldChar w:fldCharType="end"/>
      </w:r>
      <w:r w:rsidR="00F4417A">
        <w:t xml:space="preserve"> at the University of Edinburgh</w:t>
      </w:r>
      <w:r w:rsidR="00E05013">
        <w:fldChar w:fldCharType="begin"/>
      </w:r>
      <w:r w:rsidR="00E05013">
        <w:instrText xml:space="preserve"> REF _Ref468098396 \r \h </w:instrText>
      </w:r>
      <w:r w:rsidR="00E05013">
        <w:fldChar w:fldCharType="separate"/>
      </w:r>
      <w:r w:rsidR="00A16C1E">
        <w:t>[4]</w:t>
      </w:r>
      <w:r w:rsidR="00E05013">
        <w:fldChar w:fldCharType="end"/>
      </w:r>
      <w:r>
        <w:t xml:space="preserve">. The /work file systems on ARCHER use the Lustre technology in the form of Sonexion parallel file system appliances. The theoretical sustained performance (in terms of bandwidth) of Sonexion Lustre file systems is determined by the number of SSUs (Scalable Storage Units) that make up the file system. ARCHER has </w:t>
      </w:r>
      <w:r w:rsidR="00F4417A">
        <w:t>three</w:t>
      </w:r>
      <w:r>
        <w:t xml:space="preserve"> Sonexion file systems</w:t>
      </w:r>
      <w:r w:rsidR="00F4417A">
        <w:t xml:space="preserve"> available to users</w:t>
      </w:r>
      <w:r>
        <w:t>:</w:t>
      </w:r>
    </w:p>
    <w:p w14:paraId="372E0B4B" w14:textId="77777777" w:rsidR="00E7553D" w:rsidRDefault="00E7553D" w:rsidP="00724387">
      <w:pPr>
        <w:jc w:val="both"/>
      </w:pPr>
    </w:p>
    <w:p w14:paraId="0A4F94E3" w14:textId="77777777" w:rsidR="00E7553D" w:rsidRDefault="00E7553D" w:rsidP="00724387">
      <w:pPr>
        <w:pStyle w:val="ListParagraph"/>
        <w:numPr>
          <w:ilvl w:val="0"/>
          <w:numId w:val="37"/>
        </w:numPr>
        <w:jc w:val="both"/>
      </w:pPr>
      <w:r>
        <w:t>fs2: 6 SSU, theoretical sustained = 30 GB/s</w:t>
      </w:r>
    </w:p>
    <w:p w14:paraId="2A0F798B" w14:textId="77777777" w:rsidR="00E7553D" w:rsidRDefault="00E7553D" w:rsidP="00724387">
      <w:pPr>
        <w:pStyle w:val="ListParagraph"/>
        <w:numPr>
          <w:ilvl w:val="0"/>
          <w:numId w:val="37"/>
        </w:numPr>
        <w:jc w:val="both"/>
      </w:pPr>
      <w:r>
        <w:t>fs3: 6 SSU, theoretical sustained = 30 GB/s</w:t>
      </w:r>
    </w:p>
    <w:p w14:paraId="2F7F8D99" w14:textId="65E1B8BB" w:rsidR="00AD54DC" w:rsidRDefault="00E7553D" w:rsidP="00724387">
      <w:pPr>
        <w:pStyle w:val="ListParagraph"/>
        <w:numPr>
          <w:ilvl w:val="0"/>
          <w:numId w:val="37"/>
        </w:numPr>
        <w:jc w:val="both"/>
      </w:pPr>
      <w:r>
        <w:t>fs4: 7 SSU, theoretical sustained = 35 GB/s</w:t>
      </w:r>
    </w:p>
    <w:p w14:paraId="4B67E8D1" w14:textId="77777777" w:rsidR="00AD54DC" w:rsidRDefault="00AD54DC" w:rsidP="00E912C8">
      <w:pPr>
        <w:pStyle w:val="ListParagraph"/>
        <w:jc w:val="both"/>
      </w:pPr>
    </w:p>
    <w:p w14:paraId="6C5B89A4" w14:textId="1F6C0290" w:rsidR="00AD54DC" w:rsidRDefault="00AD54DC" w:rsidP="00E912C8">
      <w:pPr>
        <w:pStyle w:val="ListParagraph"/>
        <w:ind w:left="0"/>
        <w:jc w:val="both"/>
      </w:pPr>
      <w:r>
        <w:t>Each compute node on ARCHER has two Intel Xeon</w:t>
      </w:r>
      <w:r w:rsidR="00D47871">
        <w:t xml:space="preserve"> E5-2697 v2 (Ivy Bridge) processors running at 2.7 GHz containing 12 cores each, giving a total o</w:t>
      </w:r>
      <w:r w:rsidR="00980594">
        <w:t>f 24 cores per node</w:t>
      </w:r>
      <w:r w:rsidR="00D47871">
        <w:t xml:space="preserve">. Standard compute nodes </w:t>
      </w:r>
      <w:r w:rsidR="00980594">
        <w:t>have</w:t>
      </w:r>
      <w:r w:rsidR="00D47871">
        <w:t xml:space="preserve"> 64 GB of memory sh</w:t>
      </w:r>
      <w:r w:rsidR="00980594">
        <w:t>ared between the two processors. A set of high-memory nodes are offered with 128 GB of available memory but these are not considered in this paper.</w:t>
      </w:r>
    </w:p>
    <w:p w14:paraId="624D43E4" w14:textId="77777777" w:rsidR="00980594" w:rsidRDefault="00980594" w:rsidP="00E912C8">
      <w:pPr>
        <w:pStyle w:val="ListParagraph"/>
        <w:ind w:left="0"/>
        <w:jc w:val="both"/>
      </w:pPr>
    </w:p>
    <w:p w14:paraId="2EFB9DE0" w14:textId="7D60BAE7" w:rsidR="00980594" w:rsidRDefault="00D4432C" w:rsidP="00E912C8">
      <w:pPr>
        <w:pStyle w:val="ListParagraph"/>
        <w:ind w:left="0"/>
        <w:jc w:val="both"/>
      </w:pPr>
      <w:r>
        <w:t>Compute nodes are linked via the Cray Aries interconnect</w:t>
      </w:r>
      <w:r>
        <w:fldChar w:fldCharType="begin"/>
      </w:r>
      <w:r>
        <w:instrText xml:space="preserve"> REF _Ref468099468 \r \h </w:instrText>
      </w:r>
      <w:r>
        <w:fldChar w:fldCharType="separate"/>
      </w:r>
      <w:r w:rsidR="00A16C1E">
        <w:t>[5]</w:t>
      </w:r>
      <w:r>
        <w:fldChar w:fldCharType="end"/>
      </w:r>
      <w:r>
        <w:t>, a low-latency, high-bandwidth link giving a peak bandwidth of approximately 11,090 GB/s over the entire ARCHER machine.</w:t>
      </w:r>
    </w:p>
    <w:p w14:paraId="0EBC521D" w14:textId="77777777" w:rsidR="00E7553D" w:rsidRDefault="00E7553D" w:rsidP="00724387">
      <w:pPr>
        <w:pStyle w:val="Heading2"/>
        <w:tabs>
          <w:tab w:val="left" w:pos="1260"/>
        </w:tabs>
        <w:jc w:val="both"/>
      </w:pPr>
      <w:r>
        <w:t>COSMA</w:t>
      </w:r>
    </w:p>
    <w:p w14:paraId="0914293F" w14:textId="746CFF0D" w:rsidR="00AD54DC" w:rsidRDefault="00E7553D" w:rsidP="00724387">
      <w:pPr>
        <w:jc w:val="both"/>
      </w:pPr>
      <w:r>
        <w:t>The Durham-based Cosmology Machine (COSMA)</w:t>
      </w:r>
      <w:r w:rsidR="00BF703E">
        <w:fldChar w:fldCharType="begin"/>
      </w:r>
      <w:r w:rsidR="00BF703E">
        <w:instrText xml:space="preserve"> REF _Ref468099856 \r \h </w:instrText>
      </w:r>
      <w:r w:rsidR="00BF703E">
        <w:fldChar w:fldCharType="separate"/>
      </w:r>
      <w:r w:rsidR="00A16C1E">
        <w:t>[6]</w:t>
      </w:r>
      <w:r w:rsidR="00BF703E">
        <w:fldChar w:fldCharType="end"/>
      </w:r>
      <w:r>
        <w:t xml:space="preserve"> is one of the five systems making up the UK DiRAC facility</w:t>
      </w:r>
      <w:r w:rsidR="00BF703E">
        <w:fldChar w:fldCharType="begin"/>
      </w:r>
      <w:r w:rsidR="00BF703E">
        <w:instrText xml:space="preserve"> REF _Ref468099862 \r \h </w:instrText>
      </w:r>
      <w:r w:rsidR="00BF703E">
        <w:fldChar w:fldCharType="separate"/>
      </w:r>
      <w:r w:rsidR="00A16C1E">
        <w:t>[7]</w:t>
      </w:r>
      <w:r w:rsidR="00BF703E">
        <w:fldChar w:fldCharType="end"/>
      </w:r>
      <w:r>
        <w:t xml:space="preserve">. Its </w:t>
      </w:r>
      <w:r w:rsidR="00DB6B3B">
        <w:t>disks</w:t>
      </w:r>
      <w:r>
        <w:t xml:space="preserve"> use the IBM General Parallel File System (GPFS) implemented on two DDN SD12K storage controllers. The theoretical maximum performance is</w:t>
      </w:r>
      <w:r w:rsidR="00B57DC5">
        <w:t xml:space="preserve"> 20 GB/s.</w:t>
      </w:r>
    </w:p>
    <w:p w14:paraId="657F028B" w14:textId="4D5C4392" w:rsidR="00AD54DC" w:rsidRDefault="00AD54DC" w:rsidP="00724387">
      <w:pPr>
        <w:jc w:val="both"/>
      </w:pPr>
      <w:r>
        <w:t>Each compute node on COSMA has</w:t>
      </w:r>
      <w:r w:rsidR="002A5BC3">
        <w:t xml:space="preserve"> two 2.6 GHz Intel Xeon E5-2670 CPUs with 8 cores each, i.e. 16 cores per node. </w:t>
      </w:r>
      <w:r w:rsidR="008D3156">
        <w:t>128 GB of RAM is available as standard and the interconnect between node and file system is Mellanox I</w:t>
      </w:r>
      <w:r w:rsidR="008D3156" w:rsidRPr="008D3156">
        <w:t>nfin</w:t>
      </w:r>
      <w:r w:rsidR="00F4771E">
        <w:t>i</w:t>
      </w:r>
      <w:r w:rsidR="008D3156" w:rsidRPr="008D3156">
        <w:t>band FDR10</w:t>
      </w:r>
      <w:r w:rsidR="00F23A5C">
        <w:t>.</w:t>
      </w:r>
    </w:p>
    <w:p w14:paraId="5491723A" w14:textId="77777777" w:rsidR="00E7553D" w:rsidRPr="00B1278A" w:rsidRDefault="00E7553D" w:rsidP="00724387">
      <w:pPr>
        <w:jc w:val="both"/>
      </w:pPr>
    </w:p>
    <w:p w14:paraId="6AD7EBD7" w14:textId="77777777" w:rsidR="00E7553D" w:rsidRDefault="00E7553D" w:rsidP="00724387">
      <w:pPr>
        <w:pStyle w:val="Heading2"/>
        <w:jc w:val="both"/>
      </w:pPr>
      <w:r>
        <w:t>UK-RDF DAC</w:t>
      </w:r>
    </w:p>
    <w:p w14:paraId="787F8FF6" w14:textId="51FC976F" w:rsidR="00E7553D" w:rsidRDefault="00E7553D" w:rsidP="00724387">
      <w:pPr>
        <w:jc w:val="both"/>
      </w:pPr>
      <w:r>
        <w:t>The UK Research Data Facility (UK-RDF)</w:t>
      </w:r>
      <w:r w:rsidR="000D2F31">
        <w:fldChar w:fldCharType="begin"/>
      </w:r>
      <w:r w:rsidR="000D2F31">
        <w:instrText xml:space="preserve"> REF _Ref468101786 \r \h </w:instrText>
      </w:r>
      <w:r w:rsidR="000D2F31">
        <w:fldChar w:fldCharType="separate"/>
      </w:r>
      <w:r w:rsidR="00A16C1E">
        <w:t>[8]</w:t>
      </w:r>
      <w:r w:rsidR="000D2F31">
        <w:fldChar w:fldCharType="end"/>
      </w:r>
      <w:r>
        <w:t xml:space="preserve"> is a </w:t>
      </w:r>
      <w:r w:rsidR="00F4417A">
        <w:t>high-volume</w:t>
      </w:r>
      <w:r>
        <w:t xml:space="preserve"> file storage service collocated with ARCHER. Attached to it is the Data Analytic Cluster (DAC)</w:t>
      </w:r>
      <w:r w:rsidR="000D2F31">
        <w:fldChar w:fldCharType="begin"/>
      </w:r>
      <w:r w:rsidR="000D2F31">
        <w:instrText xml:space="preserve"> REF _Ref468101798 \r \h </w:instrText>
      </w:r>
      <w:r w:rsidR="000D2F31">
        <w:fldChar w:fldCharType="separate"/>
      </w:r>
      <w:r w:rsidR="00A16C1E">
        <w:t>[9]</w:t>
      </w:r>
      <w:r w:rsidR="000D2F31">
        <w:fldChar w:fldCharType="end"/>
      </w:r>
      <w:r>
        <w:t xml:space="preserve">, a system for facilitating the analysis of data held at the </w:t>
      </w:r>
      <w:r>
        <w:lastRenderedPageBreak/>
        <w:t>RDF. The file system is a DDN GPFS installation and is based on seven DDN 12K couplets. Separate metadata storage is on NetApp EF550/EF540 arrays populated with SSD drives. Three file systems are available to users:</w:t>
      </w:r>
    </w:p>
    <w:p w14:paraId="50C2D01F" w14:textId="77777777" w:rsidR="00E7553D" w:rsidRDefault="00E7553D" w:rsidP="00724387">
      <w:pPr>
        <w:jc w:val="both"/>
      </w:pPr>
    </w:p>
    <w:p w14:paraId="5CB7038F" w14:textId="77777777" w:rsidR="00E7553D" w:rsidRDefault="00E7553D" w:rsidP="00724387">
      <w:pPr>
        <w:pStyle w:val="ListParagraph"/>
        <w:numPr>
          <w:ilvl w:val="0"/>
          <w:numId w:val="38"/>
        </w:numPr>
        <w:jc w:val="both"/>
      </w:pPr>
      <w:r>
        <w:t>gpfs1: 6.4 PB storage, mounted as /nerc</w:t>
      </w:r>
    </w:p>
    <w:p w14:paraId="74107E08" w14:textId="77777777" w:rsidR="00E7553D" w:rsidRDefault="00E7553D" w:rsidP="00724387">
      <w:pPr>
        <w:pStyle w:val="ListParagraph"/>
        <w:numPr>
          <w:ilvl w:val="0"/>
          <w:numId w:val="38"/>
        </w:numPr>
        <w:jc w:val="both"/>
      </w:pPr>
      <w:r>
        <w:t>gpfs2: 4.4 PB storage, mounted as /epsrc</w:t>
      </w:r>
    </w:p>
    <w:p w14:paraId="37BFE720" w14:textId="77777777" w:rsidR="00E7553D" w:rsidRDefault="00E7553D" w:rsidP="00724387">
      <w:pPr>
        <w:pStyle w:val="ListParagraph"/>
        <w:numPr>
          <w:ilvl w:val="0"/>
          <w:numId w:val="38"/>
        </w:numPr>
        <w:jc w:val="both"/>
      </w:pPr>
      <w:r>
        <w:t>gpfs3: 1.5 PB storage, mounted as /general</w:t>
      </w:r>
    </w:p>
    <w:p w14:paraId="581297F5" w14:textId="77777777" w:rsidR="00E7553D" w:rsidRDefault="00E7553D" w:rsidP="00724387">
      <w:pPr>
        <w:jc w:val="both"/>
      </w:pPr>
    </w:p>
    <w:p w14:paraId="6AF458B8" w14:textId="39ABB30C" w:rsidR="00193249" w:rsidRDefault="00B84C31" w:rsidP="00724387">
      <w:pPr>
        <w:jc w:val="both"/>
      </w:pPr>
      <w:r>
        <w:t xml:space="preserve">The DAC offers two </w:t>
      </w:r>
      <w:r w:rsidR="002030CD">
        <w:t xml:space="preserve">compute node configurations: standard, using two </w:t>
      </w:r>
      <w:r w:rsidR="002E18DB">
        <w:t xml:space="preserve">10-core </w:t>
      </w:r>
      <w:r w:rsidR="002030CD">
        <w:t xml:space="preserve">2.20 GHz Intel Xeon E5-2660 v2 processors and 128 GB RAM; and high-memory, </w:t>
      </w:r>
      <w:r w:rsidR="00193249">
        <w:t>using</w:t>
      </w:r>
      <w:r w:rsidR="002030CD">
        <w:t xml:space="preserve"> four </w:t>
      </w:r>
      <w:r w:rsidR="002E18DB">
        <w:t xml:space="preserve">8-core </w:t>
      </w:r>
      <w:r w:rsidR="002030CD">
        <w:t xml:space="preserve">2.13 GHz Intel Xeon E7-4830 processors and 2 TB RAM. In this paper, the </w:t>
      </w:r>
      <w:r w:rsidR="002E18DB">
        <w:t>standard nodes</w:t>
      </w:r>
      <w:r w:rsidR="002030CD">
        <w:t xml:space="preserve"> </w:t>
      </w:r>
      <w:r w:rsidR="002E18DB">
        <w:t>are</w:t>
      </w:r>
      <w:r w:rsidR="002030CD">
        <w:t xml:space="preserve"> used exclusively</w:t>
      </w:r>
      <w:r w:rsidR="002E18DB">
        <w:t xml:space="preserve"> to model the typical use case. </w:t>
      </w:r>
    </w:p>
    <w:p w14:paraId="04BCE521" w14:textId="77777777" w:rsidR="00193249" w:rsidRDefault="00193249" w:rsidP="00724387">
      <w:pPr>
        <w:jc w:val="both"/>
      </w:pPr>
    </w:p>
    <w:p w14:paraId="605A325F" w14:textId="70A079C8" w:rsidR="00E7553D" w:rsidRPr="00F84D47" w:rsidRDefault="00E7553D" w:rsidP="00724387">
      <w:pPr>
        <w:jc w:val="both"/>
      </w:pPr>
      <w:r>
        <w:t xml:space="preserve">All DAC nodes have direct Infiniband connections to the RDF drives with a maximum theoretical performance of </w:t>
      </w:r>
      <w:r w:rsidR="00846BD4">
        <w:t xml:space="preserve">56 Gbps, or 7 </w:t>
      </w:r>
      <w:r>
        <w:t>GB/s.</w:t>
      </w:r>
    </w:p>
    <w:p w14:paraId="7F4B5A33" w14:textId="77777777" w:rsidR="00E7553D" w:rsidRDefault="00E7553D" w:rsidP="00724387">
      <w:pPr>
        <w:pStyle w:val="Heading2"/>
        <w:jc w:val="both"/>
      </w:pPr>
      <w:r>
        <w:t>JASMIN</w:t>
      </w:r>
    </w:p>
    <w:p w14:paraId="5A991F6D" w14:textId="57D6A540" w:rsidR="008C730F" w:rsidRDefault="00E7553D" w:rsidP="00724387">
      <w:pPr>
        <w:jc w:val="both"/>
      </w:pPr>
      <w:r>
        <w:t>The Joint Analysis System (JASMIN)</w:t>
      </w:r>
      <w:r w:rsidR="00FE2422">
        <w:fldChar w:fldCharType="begin"/>
      </w:r>
      <w:r w:rsidR="00FE2422">
        <w:instrText xml:space="preserve"> REF _Ref468103580 \r \h </w:instrText>
      </w:r>
      <w:r w:rsidR="00FE2422">
        <w:fldChar w:fldCharType="separate"/>
      </w:r>
      <w:r w:rsidR="00A16C1E">
        <w:t>[10]</w:t>
      </w:r>
      <w:r w:rsidR="00FE2422">
        <w:fldChar w:fldCharType="end"/>
      </w:r>
      <w:r>
        <w:t xml:space="preserve"> is an STFC-delivered service providing computing infrastructure for big data analysis.</w:t>
      </w:r>
    </w:p>
    <w:p w14:paraId="1BE760AB" w14:textId="77777777" w:rsidR="008C730F" w:rsidRDefault="008C730F" w:rsidP="00724387">
      <w:pPr>
        <w:jc w:val="both"/>
      </w:pPr>
    </w:p>
    <w:p w14:paraId="08D041C1" w14:textId="54C97958" w:rsidR="00E7553D" w:rsidRPr="00B9386A" w:rsidRDefault="008C730F" w:rsidP="00724387">
      <w:pPr>
        <w:jc w:val="both"/>
      </w:pPr>
      <w:r>
        <w:t xml:space="preserve">All tests were run from the Lotus </w:t>
      </w:r>
      <w:r w:rsidR="004B56A5">
        <w:t xml:space="preserve">compute cluster on JASMIN on nodes with 2.6 Ghz 8-core Intel Xeon </w:t>
      </w:r>
      <w:r w:rsidR="004B56A5" w:rsidRPr="004B56A5">
        <w:t>E5-2650 v2</w:t>
      </w:r>
      <w:r w:rsidR="004B56A5">
        <w:t xml:space="preserve"> processors and 128 GB memory.</w:t>
      </w:r>
      <w:r w:rsidR="003D5243">
        <w:t xml:space="preserve"> The cluster</w:t>
      </w:r>
      <w:r w:rsidR="00DB6B3B">
        <w:t xml:space="preserve"> uses the Panasas parallel file system implemented via bladesets connected to </w:t>
      </w:r>
      <w:r w:rsidR="002F517B">
        <w:t xml:space="preserve">compute nodes </w:t>
      </w:r>
      <w:commentRangeStart w:id="7"/>
      <w:r w:rsidR="002F517B">
        <w:t xml:space="preserve">over a 10 Gbps, i.e. 1.25 GB/s, </w:t>
      </w:r>
      <w:r w:rsidR="003D5243">
        <w:t xml:space="preserve">Ethernet </w:t>
      </w:r>
      <w:r w:rsidR="002F517B">
        <w:t>network</w:t>
      </w:r>
      <w:commentRangeEnd w:id="7"/>
      <w:ins w:id="8" w:author="dsloanm" w:date="2017-03-16T13:00:00Z">
        <w:r w:rsidR="00E3119F">
          <w:t>, the theoretical limit for performance</w:t>
        </w:r>
      </w:ins>
      <w:r w:rsidR="003436A8">
        <w:rPr>
          <w:rStyle w:val="CommentReference"/>
        </w:rPr>
        <w:commentReference w:id="7"/>
      </w:r>
      <w:r w:rsidR="002F517B">
        <w:t>.</w:t>
      </w:r>
      <w:r w:rsidR="002F517B" w:rsidRPr="00B9386A">
        <w:t xml:space="preserve"> </w:t>
      </w:r>
    </w:p>
    <w:p w14:paraId="387739E4" w14:textId="77777777" w:rsidR="00E7553D" w:rsidRDefault="00E7553D" w:rsidP="00724387">
      <w:pPr>
        <w:pStyle w:val="Heading1"/>
        <w:keepLines/>
        <w:spacing w:before="480" w:after="0"/>
        <w:jc w:val="both"/>
      </w:pPr>
      <w:r>
        <w:t>Parallel I/O benchmark: benchio</w:t>
      </w:r>
    </w:p>
    <w:p w14:paraId="50F4C32F" w14:textId="77777777" w:rsidR="00E7553D" w:rsidRDefault="00E7553D" w:rsidP="00724387">
      <w:pPr>
        <w:jc w:val="both"/>
      </w:pPr>
    </w:p>
    <w:p w14:paraId="58F0B65E" w14:textId="51A37A89" w:rsidR="00E7553D" w:rsidRDefault="00E7553D" w:rsidP="00724387">
      <w:pPr>
        <w:jc w:val="both"/>
      </w:pPr>
      <w:r>
        <w:t xml:space="preserve">The parallel I/O performance of the HPC systems was evaluated by the </w:t>
      </w:r>
      <w:r>
        <w:rPr>
          <w:i/>
        </w:rPr>
        <w:t>benchio</w:t>
      </w:r>
      <w:r>
        <w:t xml:space="preserve"> application developed at EPCC.</w:t>
      </w:r>
      <w:r w:rsidR="00D47871">
        <w:t xml:space="preserve"> The code is Open Source and is available on GitHub</w:t>
      </w:r>
      <w:ins w:id="9" w:author="dsloanm" w:date="2017-03-17T16:02:00Z">
        <w:r w:rsidR="00045246">
          <w:fldChar w:fldCharType="begin"/>
        </w:r>
        <w:r w:rsidR="00045246">
          <w:instrText xml:space="preserve"> REF _Ref477432693 \r \h </w:instrText>
        </w:r>
      </w:ins>
      <w:ins w:id="10" w:author="dsloanm" w:date="2017-03-17T16:02:00Z">
        <w:r w:rsidR="00045246">
          <w:fldChar w:fldCharType="separate"/>
        </w:r>
      </w:ins>
      <w:ins w:id="11" w:author="dsloanm" w:date="2017-03-17T16:56:00Z">
        <w:r w:rsidR="00A16C1E">
          <w:t>[11]</w:t>
        </w:r>
      </w:ins>
      <w:ins w:id="12" w:author="dsloanm" w:date="2017-03-17T16:02:00Z">
        <w:r w:rsidR="00045246">
          <w:fldChar w:fldCharType="end"/>
        </w:r>
      </w:ins>
      <w:del w:id="13" w:author="dsloanm" w:date="2017-03-17T16:02:00Z">
        <w:r w:rsidR="00D47871" w:rsidDel="00045246">
          <w:fldChar w:fldCharType="begin"/>
        </w:r>
        <w:r w:rsidR="00D47871" w:rsidDel="00045246">
          <w:delInstrText xml:space="preserve"> REF _Ref467589454 \r \h </w:delInstrText>
        </w:r>
        <w:r w:rsidR="00D47871" w:rsidDel="00045246">
          <w:fldChar w:fldCharType="separate"/>
        </w:r>
        <w:r w:rsidR="00A72373" w:rsidDel="00045246">
          <w:delText>[12]</w:delText>
        </w:r>
        <w:r w:rsidR="00D47871" w:rsidDel="00045246">
          <w:fldChar w:fldCharType="end"/>
        </w:r>
      </w:del>
      <w:r w:rsidR="00D47871">
        <w:t xml:space="preserve">. It </w:t>
      </w:r>
      <w:r>
        <w:t>was chosen ahead of the popular IOR benchmark for a number of reasons:</w:t>
      </w:r>
    </w:p>
    <w:p w14:paraId="25911B40" w14:textId="77777777" w:rsidR="00E7553D" w:rsidRDefault="00E7553D" w:rsidP="00724387">
      <w:pPr>
        <w:jc w:val="both"/>
      </w:pPr>
    </w:p>
    <w:p w14:paraId="4ACF3DB1" w14:textId="59B6BC23" w:rsidR="00E10129" w:rsidRPr="00E10129" w:rsidRDefault="00E7553D" w:rsidP="00724387">
      <w:pPr>
        <w:pStyle w:val="ListParagraph"/>
        <w:numPr>
          <w:ilvl w:val="0"/>
          <w:numId w:val="39"/>
        </w:numPr>
        <w:jc w:val="both"/>
      </w:pPr>
      <w:r>
        <w:t>The parallel I/O decomposition can be varied to better model actual user applications.</w:t>
      </w:r>
    </w:p>
    <w:p w14:paraId="0B7E882B" w14:textId="77777777" w:rsidR="00E7553D" w:rsidRDefault="00E7553D" w:rsidP="00724387">
      <w:pPr>
        <w:pStyle w:val="ListParagraph"/>
        <w:numPr>
          <w:ilvl w:val="0"/>
          <w:numId w:val="39"/>
        </w:numPr>
        <w:jc w:val="both"/>
      </w:pPr>
      <w:r>
        <w:t>The IOR code is very opaque, this makes it very difficult to draw useful conclusions as to what variations in performance are due to.</w:t>
      </w:r>
    </w:p>
    <w:p w14:paraId="103A9D6F" w14:textId="7220563F" w:rsidR="00E7553D" w:rsidRDefault="00E7553D" w:rsidP="00724387">
      <w:pPr>
        <w:pStyle w:val="ListParagraph"/>
        <w:numPr>
          <w:ilvl w:val="0"/>
          <w:numId w:val="39"/>
        </w:numPr>
        <w:jc w:val="both"/>
      </w:pPr>
      <w:r>
        <w:t>benchio is also able to evaluate the performance of HDF5 and NetCDF, two libraries that support parallel I/O and are commonly used by user communities on many HPC services.</w:t>
      </w:r>
    </w:p>
    <w:p w14:paraId="5D999397" w14:textId="68BE41BD" w:rsidR="004E26F8" w:rsidRDefault="004E26F8" w:rsidP="004E26F8">
      <w:pPr>
        <w:jc w:val="both"/>
      </w:pPr>
    </w:p>
    <w:p w14:paraId="33B66D90" w14:textId="6F37BE6F" w:rsidR="00E7553D" w:rsidRDefault="004E26F8" w:rsidP="00724387">
      <w:pPr>
        <w:jc w:val="both"/>
      </w:pPr>
      <w:r>
        <w:t xml:space="preserve">Elaborating on the </w:t>
      </w:r>
      <w:r w:rsidR="002B639B">
        <w:t xml:space="preserve">first </w:t>
      </w:r>
      <w:r>
        <w:t>reason</w:t>
      </w:r>
      <w:r w:rsidR="002B639B">
        <w:t xml:space="preserve"> listed</w:t>
      </w:r>
      <w:r>
        <w:t>, IOR uses an extremely simplistic 1D data decomposition (</w:t>
      </w:r>
      <w:r>
        <w:fldChar w:fldCharType="begin"/>
      </w:r>
      <w:r>
        <w:instrText xml:space="preserve"> REF _Ref465853438 \h  \* MERGEFORMAT </w:instrText>
      </w:r>
      <w:r>
        <w:fldChar w:fldCharType="separate"/>
      </w:r>
      <w:r w:rsidR="00A16C1E">
        <w:t xml:space="preserve">Figure </w:t>
      </w:r>
      <w:r w:rsidR="00A16C1E">
        <w:rPr>
          <w:noProof/>
        </w:rPr>
        <w:t>1</w:t>
      </w:r>
      <w:r>
        <w:fldChar w:fldCharType="end"/>
      </w:r>
      <w:r>
        <w:t xml:space="preserve">) that does not model user codes and does not test the performance of MPI-IO collective operations that are key to real performance. This </w:t>
      </w:r>
      <w:ins w:id="14" w:author="Thomas Eickermann" w:date="2017-03-10T17:57:00Z">
        <w:r w:rsidR="003436A8">
          <w:t xml:space="preserve">is </w:t>
        </w:r>
      </w:ins>
      <w:r>
        <w:t xml:space="preserve">supported by previous work in </w:t>
      </w:r>
      <w:r>
        <w:rPr>
          <w:i/>
        </w:rPr>
        <w:t>Parallel IO Benchmarking</w:t>
      </w:r>
      <w:del w:id="15" w:author="dsloanm" w:date="2017-03-16T13:02:00Z">
        <w:r w:rsidRPr="000577DE" w:rsidDel="00F84ECF">
          <w:fldChar w:fldCharType="begin"/>
        </w:r>
        <w:r w:rsidRPr="000577DE" w:rsidDel="00F84ECF">
          <w:delInstrText xml:space="preserve"> REF _Ref467589387 \r \h  \* MERGEFORMAT </w:delInstrText>
        </w:r>
        <w:r w:rsidRPr="000577DE" w:rsidDel="00F84ECF">
          <w:fldChar w:fldCharType="separate"/>
        </w:r>
        <w:r w:rsidR="00F84ECF" w:rsidDel="00F84ECF">
          <w:delText>[1]</w:delText>
        </w:r>
        <w:r w:rsidRPr="000577DE" w:rsidDel="00F84ECF">
          <w:fldChar w:fldCharType="end"/>
        </w:r>
      </w:del>
      <w:ins w:id="16" w:author="dsloanm" w:date="2017-03-17T16:02:00Z">
        <w:r w:rsidR="00045246">
          <w:fldChar w:fldCharType="begin"/>
        </w:r>
        <w:r w:rsidR="00045246">
          <w:instrText xml:space="preserve"> REF _Ref467589454 \r \h </w:instrText>
        </w:r>
      </w:ins>
      <w:ins w:id="17" w:author="dsloanm" w:date="2017-03-17T16:02:00Z">
        <w:r w:rsidR="00045246">
          <w:fldChar w:fldCharType="separate"/>
        </w:r>
      </w:ins>
      <w:ins w:id="18" w:author="dsloanm" w:date="2017-03-17T16:56:00Z">
        <w:r w:rsidR="00A16C1E">
          <w:t>[1]</w:t>
        </w:r>
      </w:ins>
      <w:ins w:id="19" w:author="dsloanm" w:date="2017-03-17T16:02:00Z">
        <w:r w:rsidR="00045246">
          <w:fldChar w:fldCharType="end"/>
        </w:r>
      </w:ins>
      <w:r>
        <w:rPr>
          <w:color w:val="FF0000"/>
        </w:rPr>
        <w:t xml:space="preserve"> </w:t>
      </w:r>
      <w:r>
        <w:t>which found that the optimal MPI-IO write configuration for the IOR layout is to disable collective I/O, a feature essential for achieving speeds beyond that of a few kilobytes-per-second on realistic data layouts.</w:t>
      </w:r>
    </w:p>
    <w:p w14:paraId="2C24D14B" w14:textId="71E627DF" w:rsidR="00E7553D" w:rsidRDefault="006A2787" w:rsidP="00724387">
      <w:pPr>
        <w:jc w:val="both"/>
      </w:pPr>
      <w:r>
        <w:rPr>
          <w:noProof/>
          <w:lang w:eastAsia="en-GB"/>
        </w:rPr>
        <mc:AlternateContent>
          <mc:Choice Requires="wps">
            <w:drawing>
              <wp:anchor distT="0" distB="0" distL="114300" distR="114300" simplePos="0" relativeHeight="251656192" behindDoc="0" locked="0" layoutInCell="1" allowOverlap="1" wp14:anchorId="10A5DB7E" wp14:editId="711947D8">
                <wp:simplePos x="0" y="0"/>
                <wp:positionH relativeFrom="column">
                  <wp:posOffset>805180</wp:posOffset>
                </wp:positionH>
                <wp:positionV relativeFrom="paragraph">
                  <wp:posOffset>733425</wp:posOffset>
                </wp:positionV>
                <wp:extent cx="3663950" cy="406400"/>
                <wp:effectExtent l="0" t="0" r="0" b="0"/>
                <wp:wrapTopAndBottom/>
                <wp:docPr id="2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3950" cy="406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689AFD" w14:textId="7BA565E5" w:rsidR="008D4FD8" w:rsidRPr="00B01D48" w:rsidRDefault="008D4FD8" w:rsidP="00E7553D">
                            <w:pPr>
                              <w:pStyle w:val="Caption"/>
                              <w:jc w:val="center"/>
                              <w:rPr>
                                <w:noProof/>
                                <w:sz w:val="20"/>
                              </w:rPr>
                            </w:pPr>
                            <w:bookmarkStart w:id="20" w:name="_Ref465853438"/>
                            <w:r>
                              <w:t xml:space="preserve">Figure </w:t>
                            </w:r>
                            <w:r w:rsidR="00314F82">
                              <w:fldChar w:fldCharType="begin"/>
                            </w:r>
                            <w:r w:rsidR="00314F82">
                              <w:instrText xml:space="preserve"> SEQ Figure \* ARABIC </w:instrText>
                            </w:r>
                            <w:r w:rsidR="00314F82">
                              <w:fldChar w:fldCharType="separate"/>
                            </w:r>
                            <w:r w:rsidR="00A16C1E">
                              <w:rPr>
                                <w:noProof/>
                              </w:rPr>
                              <w:t>1</w:t>
                            </w:r>
                            <w:r w:rsidR="00314F82">
                              <w:rPr>
                                <w:noProof/>
                              </w:rPr>
                              <w:fldChar w:fldCharType="end"/>
                            </w:r>
                            <w:bookmarkEnd w:id="20"/>
                            <w:r>
                              <w:t xml:space="preserve">. </w:t>
                            </w:r>
                            <w:r w:rsidRPr="00CA2E6D">
                              <w:t>IOR data layout: simple sequential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0A5DB7E" id="_x0000_t202" coordsize="21600,21600" o:spt="202" path="m,l,21600r21600,l21600,xe">
                <v:stroke joinstyle="miter"/>
                <v:path gradientshapeok="t" o:connecttype="rect"/>
              </v:shapetype>
              <v:shape id="Text Box 14" o:spid="_x0000_s1026" type="#_x0000_t202" style="position:absolute;left:0;text-align:left;margin-left:63.4pt;margin-top:57.75pt;width:288.5pt;height:3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" stroked="f">
                <v:textbox style="mso-fit-shape-to-text:t" inset="0,0,0,0">
                  <w:txbxContent>
                    <w:p w14:paraId="51689AFD" w14:textId="7BA565E5" w:rsidR="008D4FD8" w:rsidRPr="00B01D48" w:rsidRDefault="008D4FD8" w:rsidP="00E7553D">
                      <w:pPr>
                        <w:pStyle w:val="Caption"/>
                        <w:jc w:val="center"/>
                        <w:rPr>
                          <w:noProof/>
                          <w:sz w:val="20"/>
                        </w:rPr>
                      </w:pPr>
                      <w:bookmarkStart w:id="21" w:name="_Ref465853438"/>
                      <w:r>
                        <w:t xml:space="preserve">Figure </w:t>
                      </w:r>
                      <w:r w:rsidR="00314F82">
                        <w:fldChar w:fldCharType="begin"/>
                      </w:r>
                      <w:r w:rsidR="00314F82">
                        <w:instrText xml:space="preserve"> SEQ Figure \* ARABIC </w:instrText>
                      </w:r>
                      <w:r w:rsidR="00314F82">
                        <w:fldChar w:fldCharType="separate"/>
                      </w:r>
                      <w:r w:rsidR="00A16C1E">
                        <w:rPr>
                          <w:noProof/>
                        </w:rPr>
                        <w:t>1</w:t>
                      </w:r>
                      <w:r w:rsidR="00314F82">
                        <w:rPr>
                          <w:noProof/>
                        </w:rPr>
                        <w:fldChar w:fldCharType="end"/>
                      </w:r>
                      <w:bookmarkEnd w:id="21"/>
                      <w:r>
                        <w:t xml:space="preserve">. </w:t>
                      </w:r>
                      <w:r w:rsidRPr="00CA2E6D">
                        <w:t>IOR data layout: simple sequential</w:t>
                      </w:r>
                    </w:p>
                  </w:txbxContent>
                </v:textbox>
                <w10:wrap type="topAndBottom"/>
              </v:shape>
            </w:pict>
          </mc:Fallback>
        </mc:AlternateContent>
      </w:r>
      <w:r>
        <w:rPr>
          <w:noProof/>
          <w:lang w:eastAsia="en-GB"/>
        </w:rPr>
        <w:drawing>
          <wp:anchor distT="0" distB="0" distL="114300" distR="114300" simplePos="0" relativeHeight="251653120" behindDoc="0" locked="0" layoutInCell="1" allowOverlap="1" wp14:anchorId="45E238C8" wp14:editId="3A638403">
            <wp:simplePos x="0" y="0"/>
            <wp:positionH relativeFrom="column">
              <wp:posOffset>805180</wp:posOffset>
            </wp:positionH>
            <wp:positionV relativeFrom="paragraph">
              <wp:posOffset>248285</wp:posOffset>
            </wp:positionV>
            <wp:extent cx="3663950" cy="427990"/>
            <wp:effectExtent l="0" t="0" r="0" b="3810"/>
            <wp:wrapTopAndBottom/>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3950" cy="427990"/>
                    </a:xfrm>
                    <a:prstGeom prst="rect">
                      <a:avLst/>
                    </a:prstGeom>
                    <a:noFill/>
                  </pic:spPr>
                </pic:pic>
              </a:graphicData>
            </a:graphic>
            <wp14:sizeRelH relativeFrom="page">
              <wp14:pctWidth>0</wp14:pctWidth>
            </wp14:sizeRelH>
            <wp14:sizeRelV relativeFrom="page">
              <wp14:pctHeight>0</wp14:pctHeight>
            </wp14:sizeRelV>
          </wp:anchor>
        </w:drawing>
      </w:r>
    </w:p>
    <w:p w14:paraId="4A47AA7F" w14:textId="77777777" w:rsidR="00E7553D" w:rsidRDefault="00E7553D" w:rsidP="00724387">
      <w:pPr>
        <w:jc w:val="both"/>
      </w:pPr>
      <w:r>
        <w:t>The benchio application measures write bandwidth to a single shared file for a given problem size per processor (weak scaling), i.e. the size of the output file scales with the number of processors.</w:t>
      </w:r>
      <w:r w:rsidR="00BF1272">
        <w:t xml:space="preserve"> We chose to measure write </w:t>
      </w:r>
      <w:r w:rsidR="00AC1C78">
        <w:t>bandwidth</w:t>
      </w:r>
      <w:r w:rsidR="00BF1272">
        <w:t xml:space="preserve"> as it is the critical consideration of scientific application I/O performance, whereas read performance is traditionally not a factor beyond the initial “one-off” cost of reading input files.</w:t>
      </w:r>
    </w:p>
    <w:p w14:paraId="3A649524" w14:textId="77777777" w:rsidR="00E7553D" w:rsidRDefault="00E7553D" w:rsidP="00724387">
      <w:pPr>
        <w:jc w:val="both"/>
      </w:pPr>
    </w:p>
    <w:p w14:paraId="3FBA5919" w14:textId="30C75904" w:rsidR="00E7553D" w:rsidRDefault="006A2787" w:rsidP="00724387">
      <w:pPr>
        <w:jc w:val="both"/>
      </w:pPr>
      <w:r>
        <w:rPr>
          <w:noProof/>
          <w:lang w:eastAsia="en-GB"/>
        </w:rPr>
        <w:lastRenderedPageBreak/>
        <mc:AlternateContent>
          <mc:Choice Requires="wps">
            <w:drawing>
              <wp:anchor distT="0" distB="0" distL="114300" distR="114300" simplePos="0" relativeHeight="251659264" behindDoc="0" locked="0" layoutInCell="1" allowOverlap="1" wp14:anchorId="12A9307E" wp14:editId="229D0B36">
                <wp:simplePos x="0" y="0"/>
                <wp:positionH relativeFrom="column">
                  <wp:posOffset>1428750</wp:posOffset>
                </wp:positionH>
                <wp:positionV relativeFrom="paragraph">
                  <wp:posOffset>3536315</wp:posOffset>
                </wp:positionV>
                <wp:extent cx="2907030" cy="406400"/>
                <wp:effectExtent l="0" t="0" r="0" b="0"/>
                <wp:wrapTopAndBottom/>
                <wp:docPr id="2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7030" cy="406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2DF818" w14:textId="6378A4C8" w:rsidR="008D4FD8" w:rsidRPr="000E084D" w:rsidRDefault="008D4FD8" w:rsidP="00EA4319">
                            <w:pPr>
                              <w:pStyle w:val="Caption"/>
                              <w:jc w:val="center"/>
                              <w:rPr>
                                <w:noProof/>
                                <w:sz w:val="20"/>
                              </w:rPr>
                            </w:pPr>
                            <w:bookmarkStart w:id="22" w:name="_Ref466025574"/>
                            <w:r>
                              <w:t xml:space="preserve">Figure </w:t>
                            </w:r>
                            <w:r w:rsidR="00314F82">
                              <w:fldChar w:fldCharType="begin"/>
                            </w:r>
                            <w:r w:rsidR="00314F82">
                              <w:instrText xml:space="preserve"> SEQ Figure \* ARABIC </w:instrText>
                            </w:r>
                            <w:r w:rsidR="00314F82">
                              <w:fldChar w:fldCharType="separate"/>
                            </w:r>
                            <w:r w:rsidR="00A16C1E">
                              <w:rPr>
                                <w:noProof/>
                              </w:rPr>
                              <w:t>2</w:t>
                            </w:r>
                            <w:r w:rsidR="00314F82">
                              <w:rPr>
                                <w:noProof/>
                              </w:rPr>
                              <w:fldChar w:fldCharType="end"/>
                            </w:r>
                            <w:bookmarkEnd w:id="22"/>
                            <w:r>
                              <w:t xml:space="preserve">. </w:t>
                            </w:r>
                            <w:r w:rsidRPr="00084114">
                              <w:t>benchio data layout: 3D strided, P2 behind P0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2A9307E" id="Text Box 17" o:spid="_x0000_s1027" type="#_x0000_t202" style="position:absolute;left:0;text-align:left;margin-left:112.5pt;margin-top:278.45pt;width:228.9pt;height: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" stroked="f">
                <v:textbox style="mso-fit-shape-to-text:t" inset="0,0,0,0">
                  <w:txbxContent>
                    <w:p w14:paraId="132DF818" w14:textId="6378A4C8" w:rsidR="008D4FD8" w:rsidRPr="000E084D" w:rsidRDefault="008D4FD8" w:rsidP="00EA4319">
                      <w:pPr>
                        <w:pStyle w:val="Caption"/>
                        <w:jc w:val="center"/>
                        <w:rPr>
                          <w:noProof/>
                          <w:sz w:val="20"/>
                        </w:rPr>
                      </w:pPr>
                      <w:bookmarkStart w:id="23" w:name="_Ref466025574"/>
                      <w:r>
                        <w:t xml:space="preserve">Figure </w:t>
                      </w:r>
                      <w:r w:rsidR="00314F82">
                        <w:fldChar w:fldCharType="begin"/>
                      </w:r>
                      <w:r w:rsidR="00314F82">
                        <w:instrText xml:space="preserve"> SEQ Figure \* ARABIC </w:instrText>
                      </w:r>
                      <w:r w:rsidR="00314F82">
                        <w:fldChar w:fldCharType="separate"/>
                      </w:r>
                      <w:r w:rsidR="00A16C1E">
                        <w:rPr>
                          <w:noProof/>
                        </w:rPr>
                        <w:t>2</w:t>
                      </w:r>
                      <w:r w:rsidR="00314F82">
                        <w:rPr>
                          <w:noProof/>
                        </w:rPr>
                        <w:fldChar w:fldCharType="end"/>
                      </w:r>
                      <w:bookmarkEnd w:id="23"/>
                      <w:r>
                        <w:t xml:space="preserve">. </w:t>
                      </w:r>
                      <w:r w:rsidRPr="00084114">
                        <w:t>benchio data layout: 3D strided, P2 behind P0</w:t>
                      </w:r>
                    </w:p>
                  </w:txbxContent>
                </v:textbox>
                <w10:wrap type="topAndBottom"/>
              </v:shape>
            </w:pict>
          </mc:Fallback>
        </mc:AlternateContent>
      </w:r>
      <w:r>
        <w:rPr>
          <w:noProof/>
          <w:lang w:eastAsia="en-GB"/>
        </w:rPr>
        <w:drawing>
          <wp:anchor distT="0" distB="0" distL="114300" distR="114300" simplePos="0" relativeHeight="251655168" behindDoc="0" locked="0" layoutInCell="1" allowOverlap="1" wp14:anchorId="7FB61175" wp14:editId="4E264AEB">
            <wp:simplePos x="0" y="0"/>
            <wp:positionH relativeFrom="column">
              <wp:posOffset>1428750</wp:posOffset>
            </wp:positionH>
            <wp:positionV relativeFrom="paragraph">
              <wp:posOffset>680720</wp:posOffset>
            </wp:positionV>
            <wp:extent cx="2907030" cy="2798445"/>
            <wp:effectExtent l="0" t="0" r="0" b="0"/>
            <wp:wrapTopAndBottom/>
            <wp:docPr id="22" name="Picture 13" descr="new-cube-labelled-rescaled-cro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cube-labelled-rescaled-cropp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7030" cy="2798445"/>
                    </a:xfrm>
                    <a:prstGeom prst="rect">
                      <a:avLst/>
                    </a:prstGeom>
                    <a:noFill/>
                  </pic:spPr>
                </pic:pic>
              </a:graphicData>
            </a:graphic>
            <wp14:sizeRelH relativeFrom="page">
              <wp14:pctWidth>0</wp14:pctWidth>
            </wp14:sizeRelH>
            <wp14:sizeRelV relativeFrom="margin">
              <wp14:pctHeight>0</wp14:pctHeight>
            </wp14:sizeRelV>
          </wp:anchor>
        </w:drawing>
      </w:r>
      <w:r w:rsidR="00E7553D">
        <w:t>The test data is a series of double precision floating point numbers held in a 3D array</w:t>
      </w:r>
      <w:r w:rsidR="00C62226">
        <w:t xml:space="preserve"> </w:t>
      </w:r>
      <w:r w:rsidR="00634A59">
        <w:t xml:space="preserve">and shared over processes in a </w:t>
      </w:r>
      <w:r w:rsidR="00E7553D">
        <w:t xml:space="preserve">3D block decomposition (see </w:t>
      </w:r>
      <w:r w:rsidR="00A251C6">
        <w:fldChar w:fldCharType="begin"/>
      </w:r>
      <w:r w:rsidR="00A251C6">
        <w:instrText xml:space="preserve"> REF _Ref466025574 \h </w:instrText>
      </w:r>
      <w:r w:rsidR="00A251C6">
        <w:fldChar w:fldCharType="separate"/>
      </w:r>
      <w:r w:rsidR="00A16C1E">
        <w:t xml:space="preserve">Figure </w:t>
      </w:r>
      <w:r w:rsidR="00A16C1E">
        <w:rPr>
          <w:noProof/>
        </w:rPr>
        <w:t>2</w:t>
      </w:r>
      <w:r w:rsidR="00A251C6">
        <w:fldChar w:fldCharType="end"/>
      </w:r>
      <w:r w:rsidR="00A251C6">
        <w:t xml:space="preserve"> and </w:t>
      </w:r>
      <w:r w:rsidR="00A251C6">
        <w:fldChar w:fldCharType="begin"/>
      </w:r>
      <w:r w:rsidR="00A251C6">
        <w:instrText xml:space="preserve"> REF _Ref466025577 \h </w:instrText>
      </w:r>
      <w:r w:rsidR="00A251C6">
        <w:fldChar w:fldCharType="separate"/>
      </w:r>
      <w:r w:rsidR="00A16C1E">
        <w:t xml:space="preserve">Figure </w:t>
      </w:r>
      <w:r w:rsidR="00A16C1E">
        <w:rPr>
          <w:noProof/>
        </w:rPr>
        <w:t>3</w:t>
      </w:r>
      <w:r w:rsidR="00A251C6">
        <w:fldChar w:fldCharType="end"/>
      </w:r>
      <w:r w:rsidR="00A251C6">
        <w:t xml:space="preserve">). </w:t>
      </w:r>
      <w:r w:rsidR="00E7553D">
        <w:t>Halos have been added to all dimensions of the local arrays to better approximate the layout of a “real-world” scientific application.</w:t>
      </w:r>
      <w:r w:rsidR="00C62226">
        <w:t xml:space="preserve"> By default</w:t>
      </w:r>
      <w:r w:rsidR="00AD54DC">
        <w:t>, each of</w:t>
      </w:r>
      <w:r w:rsidR="00C62226">
        <w:t xml:space="preserve"> these local arrays are of size 128</w:t>
      </w:r>
      <w:r w:rsidR="00C62226" w:rsidRPr="00634A59">
        <w:rPr>
          <w:vertAlign w:val="superscript"/>
        </w:rPr>
        <w:t>3</w:t>
      </w:r>
      <w:r w:rsidR="00C62226" w:rsidRPr="00C62226">
        <w:t>.</w:t>
      </w:r>
    </w:p>
    <w:p w14:paraId="6AF8F7CF" w14:textId="77777777" w:rsidR="00E7553D" w:rsidRDefault="00E7553D" w:rsidP="00724387">
      <w:pPr>
        <w:jc w:val="both"/>
      </w:pPr>
    </w:p>
    <w:p w14:paraId="6C47B755" w14:textId="1E28CAF0" w:rsidR="00EA4319" w:rsidRDefault="006A2787" w:rsidP="00724387">
      <w:pPr>
        <w:jc w:val="both"/>
      </w:pPr>
      <w:r>
        <w:rPr>
          <w:noProof/>
          <w:lang w:eastAsia="en-GB"/>
        </w:rPr>
        <mc:AlternateContent>
          <mc:Choice Requires="wps">
            <w:drawing>
              <wp:anchor distT="0" distB="0" distL="114300" distR="114300" simplePos="0" relativeHeight="251663360" behindDoc="0" locked="0" layoutInCell="1" allowOverlap="1" wp14:anchorId="06C8C4D8" wp14:editId="797F27DA">
                <wp:simplePos x="0" y="0"/>
                <wp:positionH relativeFrom="column">
                  <wp:posOffset>-398780</wp:posOffset>
                </wp:positionH>
                <wp:positionV relativeFrom="paragraph">
                  <wp:posOffset>1397635</wp:posOffset>
                </wp:positionV>
                <wp:extent cx="6562090" cy="533400"/>
                <wp:effectExtent l="0" t="0" r="0" b="0"/>
                <wp:wrapTopAndBottom/>
                <wp:docPr id="2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2090" cy="533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3B1B0A" w14:textId="0E8264B1" w:rsidR="008D4FD8" w:rsidRPr="00902ABC" w:rsidRDefault="008D4FD8" w:rsidP="00EA4319">
                            <w:pPr>
                              <w:pStyle w:val="Caption"/>
                              <w:jc w:val="center"/>
                              <w:rPr>
                                <w:noProof/>
                                <w:sz w:val="20"/>
                              </w:rPr>
                            </w:pPr>
                            <w:bookmarkStart w:id="24" w:name="_Ref466025577"/>
                            <w:r>
                              <w:t xml:space="preserve">Figure </w:t>
                            </w:r>
                            <w:r w:rsidR="00314F82">
                              <w:fldChar w:fldCharType="begin"/>
                            </w:r>
                            <w:r w:rsidR="00314F82">
                              <w:instrText xml:space="preserve"> SEQ Figure \* ARABIC </w:instrText>
                            </w:r>
                            <w:r w:rsidR="00314F82">
                              <w:fldChar w:fldCharType="separate"/>
                            </w:r>
                            <w:r w:rsidR="00A16C1E">
                              <w:rPr>
                                <w:noProof/>
                              </w:rPr>
                              <w:t>3</w:t>
                            </w:r>
                            <w:r w:rsidR="00314F82">
                              <w:rPr>
                                <w:noProof/>
                              </w:rPr>
                              <w:fldChar w:fldCharType="end"/>
                            </w:r>
                            <w:bookmarkEnd w:id="24"/>
                            <w:r>
                              <w:t>.</w:t>
                            </w:r>
                            <w:r w:rsidRPr="00EA4319">
                              <w:t xml:space="preserve"> benchio data layout: example </w:t>
                            </w:r>
                            <w:ins w:id="25" w:author="Thomas Eickermann" w:date="2017-03-10T17:57:00Z">
                              <w:r>
                                <w:t>3</w:t>
                              </w:r>
                            </w:ins>
                            <w:del w:id="26" w:author="Thomas Eickermann" w:date="2017-03-10T17:57:00Z">
                              <w:r w:rsidRPr="00EA4319" w:rsidDel="003436A8">
                                <w:delText>2</w:delText>
                              </w:r>
                            </w:del>
                            <w:r w:rsidRPr="00EA4319">
                              <w:t xml:space="preserve">D decomposition, 2x2x2 grid per processor. Equivalent to layout of output file. </w:t>
                            </w:r>
                            <w:r>
                              <w:t>Note: data is an entirely contiguous 1x32 array, split into two rows in this figure only for legibility. Contrast with the IOR parallel data layout shown in Figure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6C8C4D8" id="Text Box 19" o:spid="_x0000_s1028" type="#_x0000_t202" style="position:absolute;left:0;text-align:left;margin-left:-31.4pt;margin-top:110.05pt;width:516.7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" stroked="f">
                <v:textbox style="mso-fit-shape-to-text:t" inset="0,0,0,0">
                  <w:txbxContent>
                    <w:p w14:paraId="633B1B0A" w14:textId="0E8264B1" w:rsidR="008D4FD8" w:rsidRPr="00902ABC" w:rsidRDefault="008D4FD8" w:rsidP="00EA4319">
                      <w:pPr>
                        <w:pStyle w:val="Caption"/>
                        <w:jc w:val="center"/>
                        <w:rPr>
                          <w:noProof/>
                          <w:sz w:val="20"/>
                        </w:rPr>
                      </w:pPr>
                      <w:bookmarkStart w:id="27" w:name="_Ref466025577"/>
                      <w:r>
                        <w:t xml:space="preserve">Figure </w:t>
                      </w:r>
                      <w:r w:rsidR="00314F82">
                        <w:fldChar w:fldCharType="begin"/>
                      </w:r>
                      <w:r w:rsidR="00314F82">
                        <w:instrText xml:space="preserve"> SEQ Figure \* ARABIC </w:instrText>
                      </w:r>
                      <w:r w:rsidR="00314F82">
                        <w:fldChar w:fldCharType="separate"/>
                      </w:r>
                      <w:r w:rsidR="00A16C1E">
                        <w:rPr>
                          <w:noProof/>
                        </w:rPr>
                        <w:t>3</w:t>
                      </w:r>
                      <w:r w:rsidR="00314F82">
                        <w:rPr>
                          <w:noProof/>
                        </w:rPr>
                        <w:fldChar w:fldCharType="end"/>
                      </w:r>
                      <w:bookmarkEnd w:id="27"/>
                      <w:r>
                        <w:t>.</w:t>
                      </w:r>
                      <w:r w:rsidRPr="00EA4319">
                        <w:t xml:space="preserve"> benchio data layout: example </w:t>
                      </w:r>
                      <w:ins w:id="28" w:author="Thomas Eickermann" w:date="2017-03-10T17:57:00Z">
                        <w:r>
                          <w:t>3</w:t>
                        </w:r>
                      </w:ins>
                      <w:del w:id="29" w:author="Thomas Eickermann" w:date="2017-03-10T17:57:00Z">
                        <w:r w:rsidRPr="00EA4319" w:rsidDel="003436A8">
                          <w:delText>2</w:delText>
                        </w:r>
                      </w:del>
                      <w:r w:rsidRPr="00EA4319">
                        <w:t xml:space="preserve">D decomposition, 2x2x2 grid per processor. Equivalent to layout of output file. </w:t>
                      </w:r>
                      <w:r>
                        <w:t>Note: data is an entirely contiguous 1x32 array, split into two rows in this figure only for legibility. Contrast with the IOR parallel data layout shown in Figure 1.</w:t>
                      </w:r>
                    </w:p>
                  </w:txbxContent>
                </v:textbox>
                <w10:wrap type="topAndBottom"/>
              </v:shape>
            </w:pict>
          </mc:Fallback>
        </mc:AlternateContent>
      </w:r>
      <w:r>
        <w:rPr>
          <w:noProof/>
          <w:lang w:eastAsia="en-GB"/>
        </w:rPr>
        <w:drawing>
          <wp:anchor distT="0" distB="0" distL="114300" distR="114300" simplePos="0" relativeHeight="251661312" behindDoc="0" locked="0" layoutInCell="1" allowOverlap="1" wp14:anchorId="5F345860" wp14:editId="688F7B13">
            <wp:simplePos x="0" y="0"/>
            <wp:positionH relativeFrom="column">
              <wp:posOffset>-398780</wp:posOffset>
            </wp:positionH>
            <wp:positionV relativeFrom="paragraph">
              <wp:posOffset>245110</wp:posOffset>
            </wp:positionV>
            <wp:extent cx="6562090" cy="1095375"/>
            <wp:effectExtent l="0" t="0" r="0" b="0"/>
            <wp:wrapTopAndBottom/>
            <wp:docPr id="20" name="Picture 17" descr="cube-2d-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be-2d-layou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62090" cy="1095375"/>
                    </a:xfrm>
                    <a:prstGeom prst="rect">
                      <a:avLst/>
                    </a:prstGeom>
                    <a:noFill/>
                  </pic:spPr>
                </pic:pic>
              </a:graphicData>
            </a:graphic>
            <wp14:sizeRelH relativeFrom="page">
              <wp14:pctWidth>0</wp14:pctWidth>
            </wp14:sizeRelH>
            <wp14:sizeRelV relativeFrom="page">
              <wp14:pctHeight>0</wp14:pctHeight>
            </wp14:sizeRelV>
          </wp:anchor>
        </w:drawing>
      </w:r>
    </w:p>
    <w:p w14:paraId="165130E4" w14:textId="77777777" w:rsidR="00C61165" w:rsidRDefault="00C61165" w:rsidP="00724387">
      <w:pPr>
        <w:pStyle w:val="Heading1"/>
        <w:keepLines/>
        <w:spacing w:before="480" w:after="0"/>
        <w:jc w:val="both"/>
      </w:pPr>
      <w:r>
        <w:t>Results</w:t>
      </w:r>
    </w:p>
    <w:p w14:paraId="43CD5BCB" w14:textId="77777777" w:rsidR="00C61165" w:rsidRDefault="00C61165" w:rsidP="00724387">
      <w:pPr>
        <w:jc w:val="both"/>
      </w:pPr>
    </w:p>
    <w:p w14:paraId="384740BB" w14:textId="200EA06A" w:rsidR="00C61165" w:rsidRDefault="00043442" w:rsidP="00724387">
      <w:pPr>
        <w:jc w:val="both"/>
      </w:pPr>
      <w:r>
        <w:t>With benchio, e</w:t>
      </w:r>
      <w:r w:rsidR="00C61165">
        <w:t xml:space="preserve">ach test is repeated a minimum of ten times and the maximum, minimum and </w:t>
      </w:r>
      <w:r w:rsidR="00AD54DC">
        <w:t>mean</w:t>
      </w:r>
      <w:r w:rsidR="00C61165">
        <w:t xml:space="preserve"> bandwidth reported. As I/O is a shared resource on all measured machines</w:t>
      </w:r>
      <w:r w:rsidR="00011EF1">
        <w:t>,</w:t>
      </w:r>
      <w:r w:rsidR="00C61165">
        <w:t xml:space="preserve"> and therefore subject to contention from other users, the maximum attained bandwidth is considered to be most representat</w:t>
      </w:r>
      <w:r>
        <w:t>ive of capabilities of a system</w:t>
      </w:r>
      <w:r w:rsidR="00011EF1">
        <w:t>.</w:t>
      </w:r>
      <w:r w:rsidR="009F71C6">
        <w:t xml:space="preserve"> In our initial ARCHER results, we present the full range of values to demonstrate the high variance caused by user contention. However,</w:t>
      </w:r>
      <w:r w:rsidR="00011EF1">
        <w:t xml:space="preserve"> in </w:t>
      </w:r>
      <w:r w:rsidR="00904ABC">
        <w:t xml:space="preserve">the results following, we present </w:t>
      </w:r>
      <w:r w:rsidR="009E6C82">
        <w:t xml:space="preserve">only </w:t>
      </w:r>
      <w:r w:rsidR="00904ABC">
        <w:t xml:space="preserve">the maximum </w:t>
      </w:r>
      <w:r w:rsidR="00011EF1">
        <w:t xml:space="preserve">unless otherwise </w:t>
      </w:r>
      <w:r w:rsidR="003E37E9">
        <w:t>indicated</w:t>
      </w:r>
      <w:r w:rsidR="00011EF1">
        <w:t>.</w:t>
      </w:r>
    </w:p>
    <w:p w14:paraId="208B1270" w14:textId="77777777" w:rsidR="00C61165" w:rsidRDefault="00C61165" w:rsidP="00724387">
      <w:pPr>
        <w:pStyle w:val="Heading2"/>
        <w:jc w:val="both"/>
      </w:pPr>
      <w:r>
        <w:t>ARCHER Performance</w:t>
      </w:r>
    </w:p>
    <w:p w14:paraId="124F17A0" w14:textId="77777777" w:rsidR="00C61165" w:rsidRDefault="00C61165" w:rsidP="00724387">
      <w:pPr>
        <w:jc w:val="both"/>
      </w:pPr>
    </w:p>
    <w:p w14:paraId="7F4A0CCB" w14:textId="77777777" w:rsidR="00AD54DC" w:rsidRDefault="00AD54DC" w:rsidP="00724387">
      <w:pPr>
        <w:jc w:val="both"/>
      </w:pPr>
      <w:r>
        <w:t>Benchio was compiled on ARCHER with the following modules loaded:</w:t>
      </w:r>
    </w:p>
    <w:p w14:paraId="33C62F0A" w14:textId="77777777" w:rsidR="003E7C24" w:rsidRDefault="003E7C24" w:rsidP="00724387">
      <w:pPr>
        <w:jc w:val="both"/>
      </w:pPr>
    </w:p>
    <w:p w14:paraId="6E23CCB2" w14:textId="77777777" w:rsidR="003E7C24" w:rsidRPr="00E912C8" w:rsidRDefault="003E7C24" w:rsidP="003E7C24">
      <w:pPr>
        <w:jc w:val="both"/>
        <w:rPr>
          <w:rStyle w:val="Emphasis"/>
        </w:rPr>
      </w:pPr>
      <w:r w:rsidRPr="00E912C8">
        <w:rPr>
          <w:rStyle w:val="Emphasis"/>
        </w:rPr>
        <w:t xml:space="preserve">  1) modules/3.2.10.2</w:t>
      </w:r>
    </w:p>
    <w:p w14:paraId="6E70CA83" w14:textId="77777777" w:rsidR="003E7C24" w:rsidRPr="00E912C8" w:rsidRDefault="003E7C24" w:rsidP="003E7C24">
      <w:pPr>
        <w:jc w:val="both"/>
        <w:rPr>
          <w:rStyle w:val="Emphasis"/>
        </w:rPr>
      </w:pPr>
      <w:r w:rsidRPr="00E912C8">
        <w:rPr>
          <w:rStyle w:val="Emphasis"/>
        </w:rPr>
        <w:t xml:space="preserve">  2) eswrap/1.3.3-1.020200.1278.0</w:t>
      </w:r>
    </w:p>
    <w:p w14:paraId="7815FB8C" w14:textId="77777777" w:rsidR="003E7C24" w:rsidRPr="00E912C8" w:rsidRDefault="003E7C24" w:rsidP="003E7C24">
      <w:pPr>
        <w:jc w:val="both"/>
        <w:rPr>
          <w:rStyle w:val="Emphasis"/>
        </w:rPr>
      </w:pPr>
      <w:r w:rsidRPr="00E912C8">
        <w:rPr>
          <w:rStyle w:val="Emphasis"/>
        </w:rPr>
        <w:t xml:space="preserve">  3) switch/1.0-1.0502.57058.1.58.ari</w:t>
      </w:r>
    </w:p>
    <w:p w14:paraId="7E6022B7" w14:textId="77777777" w:rsidR="003E7C24" w:rsidRPr="00E912C8" w:rsidRDefault="003E7C24" w:rsidP="003E7C24">
      <w:pPr>
        <w:jc w:val="both"/>
        <w:rPr>
          <w:rStyle w:val="Emphasis"/>
        </w:rPr>
      </w:pPr>
      <w:r w:rsidRPr="00E912C8">
        <w:rPr>
          <w:rStyle w:val="Emphasis"/>
        </w:rPr>
        <w:lastRenderedPageBreak/>
        <w:t xml:space="preserve">  4) craype-network-aries</w:t>
      </w:r>
    </w:p>
    <w:p w14:paraId="4920C63C" w14:textId="77777777" w:rsidR="003E7C24" w:rsidRPr="00E912C8" w:rsidRDefault="003E7C24" w:rsidP="003E7C24">
      <w:pPr>
        <w:jc w:val="both"/>
        <w:rPr>
          <w:rStyle w:val="Emphasis"/>
        </w:rPr>
      </w:pPr>
      <w:r w:rsidRPr="00E912C8">
        <w:rPr>
          <w:rStyle w:val="Emphasis"/>
        </w:rPr>
        <w:t xml:space="preserve">  5) craype/2.4.2</w:t>
      </w:r>
    </w:p>
    <w:p w14:paraId="0961BA1A" w14:textId="77777777" w:rsidR="003E7C24" w:rsidRPr="00E912C8" w:rsidRDefault="003E7C24" w:rsidP="003E7C24">
      <w:pPr>
        <w:jc w:val="both"/>
        <w:rPr>
          <w:rStyle w:val="Emphasis"/>
        </w:rPr>
      </w:pPr>
      <w:r w:rsidRPr="00E912C8">
        <w:rPr>
          <w:rStyle w:val="Emphasis"/>
        </w:rPr>
        <w:t xml:space="preserve">  6) cce/8.4.1</w:t>
      </w:r>
    </w:p>
    <w:p w14:paraId="052D23CF" w14:textId="77777777" w:rsidR="003E7C24" w:rsidRPr="00E912C8" w:rsidRDefault="003E7C24" w:rsidP="003E7C24">
      <w:pPr>
        <w:jc w:val="both"/>
        <w:rPr>
          <w:rStyle w:val="Emphasis"/>
        </w:rPr>
      </w:pPr>
      <w:r w:rsidRPr="00E912C8">
        <w:rPr>
          <w:rStyle w:val="Emphasis"/>
        </w:rPr>
        <w:t xml:space="preserve">  7) cray-libsci/13.2.0</w:t>
      </w:r>
    </w:p>
    <w:p w14:paraId="2FC35DB2" w14:textId="77777777" w:rsidR="003E7C24" w:rsidRPr="00E912C8" w:rsidRDefault="003E7C24" w:rsidP="003E7C24">
      <w:pPr>
        <w:jc w:val="both"/>
        <w:rPr>
          <w:rStyle w:val="Emphasis"/>
        </w:rPr>
      </w:pPr>
      <w:r w:rsidRPr="00E912C8">
        <w:rPr>
          <w:rStyle w:val="Emphasis"/>
        </w:rPr>
        <w:t xml:space="preserve">  8) udreg/2.3.2-1.0502.9889.2.20.ari</w:t>
      </w:r>
    </w:p>
    <w:p w14:paraId="74EE308E" w14:textId="77777777" w:rsidR="003E7C24" w:rsidRPr="00A72373" w:rsidRDefault="003E7C24" w:rsidP="003E7C24">
      <w:pPr>
        <w:jc w:val="both"/>
        <w:rPr>
          <w:rStyle w:val="Emphasis"/>
          <w:lang w:val="de-DE"/>
          <w:rPrChange w:id="30" w:author="Thomas Eickermann" w:date="2017-03-09T19:23:00Z">
            <w:rPr>
              <w:rStyle w:val="Emphasis"/>
            </w:rPr>
          </w:rPrChange>
        </w:rPr>
      </w:pPr>
      <w:r w:rsidRPr="00E912C8">
        <w:rPr>
          <w:rStyle w:val="Emphasis"/>
        </w:rPr>
        <w:t xml:space="preserve">  </w:t>
      </w:r>
      <w:r w:rsidRPr="00A72373">
        <w:rPr>
          <w:rStyle w:val="Emphasis"/>
          <w:lang w:val="de-DE"/>
          <w:rPrChange w:id="31" w:author="Thomas Eickermann" w:date="2017-03-09T19:23:00Z">
            <w:rPr>
              <w:rStyle w:val="Emphasis"/>
            </w:rPr>
          </w:rPrChange>
        </w:rPr>
        <w:t>9) ugni/6.0-1.0502.10245.9.9.ari</w:t>
      </w:r>
    </w:p>
    <w:p w14:paraId="70C9AEF2" w14:textId="77777777" w:rsidR="003E7C24" w:rsidRPr="00A72373" w:rsidRDefault="003E7C24" w:rsidP="003E7C24">
      <w:pPr>
        <w:jc w:val="both"/>
        <w:rPr>
          <w:rStyle w:val="Emphasis"/>
          <w:lang w:val="de-DE"/>
          <w:rPrChange w:id="32" w:author="Thomas Eickermann" w:date="2017-03-09T19:23:00Z">
            <w:rPr>
              <w:rStyle w:val="Emphasis"/>
            </w:rPr>
          </w:rPrChange>
        </w:rPr>
      </w:pPr>
      <w:r w:rsidRPr="00A72373">
        <w:rPr>
          <w:rStyle w:val="Emphasis"/>
          <w:lang w:val="de-DE"/>
          <w:rPrChange w:id="33" w:author="Thomas Eickermann" w:date="2017-03-09T19:23:00Z">
            <w:rPr>
              <w:rStyle w:val="Emphasis"/>
            </w:rPr>
          </w:rPrChange>
        </w:rPr>
        <w:t xml:space="preserve"> 10) pmi/5.0.7-1.0000.10678.155.25.ari</w:t>
      </w:r>
    </w:p>
    <w:p w14:paraId="04496165" w14:textId="77777777" w:rsidR="003E7C24" w:rsidRPr="00A72373" w:rsidRDefault="003E7C24" w:rsidP="003E7C24">
      <w:pPr>
        <w:jc w:val="both"/>
        <w:rPr>
          <w:rStyle w:val="Emphasis"/>
          <w:lang w:val="de-DE"/>
          <w:rPrChange w:id="34" w:author="Thomas Eickermann" w:date="2017-03-09T19:23:00Z">
            <w:rPr>
              <w:rStyle w:val="Emphasis"/>
            </w:rPr>
          </w:rPrChange>
        </w:rPr>
      </w:pPr>
      <w:r w:rsidRPr="00A72373">
        <w:rPr>
          <w:rStyle w:val="Emphasis"/>
          <w:lang w:val="de-DE"/>
          <w:rPrChange w:id="35" w:author="Thomas Eickermann" w:date="2017-03-09T19:23:00Z">
            <w:rPr>
              <w:rStyle w:val="Emphasis"/>
            </w:rPr>
          </w:rPrChange>
        </w:rPr>
        <w:t xml:space="preserve"> 11) dmapp/7.0.1-1.0502.10246.8.47.ari</w:t>
      </w:r>
    </w:p>
    <w:p w14:paraId="0E2A0D53" w14:textId="77777777" w:rsidR="003E7C24" w:rsidRPr="00E912C8" w:rsidRDefault="003E7C24" w:rsidP="003E7C24">
      <w:pPr>
        <w:jc w:val="both"/>
        <w:rPr>
          <w:rStyle w:val="Emphasis"/>
        </w:rPr>
      </w:pPr>
      <w:r w:rsidRPr="00A72373">
        <w:rPr>
          <w:rStyle w:val="Emphasis"/>
          <w:lang w:val="de-DE"/>
          <w:rPrChange w:id="36" w:author="Thomas Eickermann" w:date="2017-03-09T19:23:00Z">
            <w:rPr>
              <w:rStyle w:val="Emphasis"/>
            </w:rPr>
          </w:rPrChange>
        </w:rPr>
        <w:t xml:space="preserve"> </w:t>
      </w:r>
      <w:r w:rsidRPr="00E912C8">
        <w:rPr>
          <w:rStyle w:val="Emphasis"/>
        </w:rPr>
        <w:t>12) gni-headers/4.0-1.0502.10317.9.2.ari</w:t>
      </w:r>
    </w:p>
    <w:p w14:paraId="7E4DF460" w14:textId="77777777" w:rsidR="003E7C24" w:rsidRPr="00E912C8" w:rsidRDefault="003E7C24" w:rsidP="003E7C24">
      <w:pPr>
        <w:jc w:val="both"/>
        <w:rPr>
          <w:rStyle w:val="Emphasis"/>
        </w:rPr>
      </w:pPr>
      <w:r w:rsidRPr="00E912C8">
        <w:rPr>
          <w:rStyle w:val="Emphasis"/>
        </w:rPr>
        <w:t xml:space="preserve"> 13) xpmem/0.1-2.0502.57015.1.15.ari</w:t>
      </w:r>
    </w:p>
    <w:p w14:paraId="0FA5152B" w14:textId="77777777" w:rsidR="003E7C24" w:rsidRPr="00E912C8" w:rsidRDefault="003E7C24" w:rsidP="003E7C24">
      <w:pPr>
        <w:jc w:val="both"/>
        <w:rPr>
          <w:rStyle w:val="Emphasis"/>
        </w:rPr>
      </w:pPr>
      <w:r w:rsidRPr="00E912C8">
        <w:rPr>
          <w:rStyle w:val="Emphasis"/>
        </w:rPr>
        <w:t xml:space="preserve"> 14) dvs/2.5_0.9.0-1.0502.1958.2.55.ari</w:t>
      </w:r>
    </w:p>
    <w:p w14:paraId="4B29C3B3" w14:textId="77777777" w:rsidR="003E7C24" w:rsidRPr="00E912C8" w:rsidRDefault="003E7C24" w:rsidP="003E7C24">
      <w:pPr>
        <w:jc w:val="both"/>
        <w:rPr>
          <w:rStyle w:val="Emphasis"/>
        </w:rPr>
      </w:pPr>
      <w:r w:rsidRPr="00E912C8">
        <w:rPr>
          <w:rStyle w:val="Emphasis"/>
        </w:rPr>
        <w:t xml:space="preserve"> 15) alps/5.2.3-2.0502.9295.14.14.ari</w:t>
      </w:r>
    </w:p>
    <w:p w14:paraId="1C4582E5" w14:textId="77777777" w:rsidR="003E7C24" w:rsidRPr="00E912C8" w:rsidRDefault="003E7C24" w:rsidP="003E7C24">
      <w:pPr>
        <w:jc w:val="both"/>
        <w:rPr>
          <w:rStyle w:val="Emphasis"/>
        </w:rPr>
      </w:pPr>
      <w:r w:rsidRPr="00E912C8">
        <w:rPr>
          <w:rStyle w:val="Emphasis"/>
        </w:rPr>
        <w:t xml:space="preserve"> 16) rca/1.0.0-2.0502.57212.2.56.ari</w:t>
      </w:r>
    </w:p>
    <w:p w14:paraId="31BB4F01" w14:textId="77777777" w:rsidR="003E7C24" w:rsidRPr="00E912C8" w:rsidRDefault="003E7C24" w:rsidP="003E7C24">
      <w:pPr>
        <w:jc w:val="both"/>
        <w:rPr>
          <w:rStyle w:val="Emphasis"/>
        </w:rPr>
      </w:pPr>
      <w:r w:rsidRPr="00E912C8">
        <w:rPr>
          <w:rStyle w:val="Emphasis"/>
        </w:rPr>
        <w:t xml:space="preserve"> 17) atp/1.8.3</w:t>
      </w:r>
    </w:p>
    <w:p w14:paraId="79D29B99" w14:textId="77777777" w:rsidR="003E7C24" w:rsidRPr="00E912C8" w:rsidRDefault="003E7C24" w:rsidP="003E7C24">
      <w:pPr>
        <w:jc w:val="both"/>
        <w:rPr>
          <w:rStyle w:val="Emphasis"/>
        </w:rPr>
      </w:pPr>
      <w:r w:rsidRPr="00E912C8">
        <w:rPr>
          <w:rStyle w:val="Emphasis"/>
        </w:rPr>
        <w:t xml:space="preserve"> 18) PrgEnv-cray/5.2.56</w:t>
      </w:r>
    </w:p>
    <w:p w14:paraId="1FA82C4D" w14:textId="77777777" w:rsidR="003E7C24" w:rsidRPr="00E912C8" w:rsidRDefault="003E7C24" w:rsidP="003E7C24">
      <w:pPr>
        <w:jc w:val="both"/>
        <w:rPr>
          <w:rStyle w:val="Emphasis"/>
        </w:rPr>
      </w:pPr>
      <w:r w:rsidRPr="00E912C8">
        <w:rPr>
          <w:rStyle w:val="Emphasis"/>
        </w:rPr>
        <w:t xml:space="preserve"> 19) pbs/12.2.401.141761</w:t>
      </w:r>
    </w:p>
    <w:p w14:paraId="11B85939" w14:textId="77777777" w:rsidR="003E7C24" w:rsidRPr="00E912C8" w:rsidRDefault="003E7C24" w:rsidP="003E7C24">
      <w:pPr>
        <w:jc w:val="both"/>
        <w:rPr>
          <w:rStyle w:val="Emphasis"/>
        </w:rPr>
      </w:pPr>
      <w:r w:rsidRPr="00E912C8">
        <w:rPr>
          <w:rStyle w:val="Emphasis"/>
        </w:rPr>
        <w:t xml:space="preserve"> 20) craype-ivybridge</w:t>
      </w:r>
    </w:p>
    <w:p w14:paraId="68438B9D" w14:textId="77777777" w:rsidR="003E7C24" w:rsidRPr="00E912C8" w:rsidRDefault="003E7C24" w:rsidP="003E7C24">
      <w:pPr>
        <w:jc w:val="both"/>
        <w:rPr>
          <w:rStyle w:val="Emphasis"/>
        </w:rPr>
      </w:pPr>
      <w:r w:rsidRPr="00E912C8">
        <w:rPr>
          <w:rStyle w:val="Emphasis"/>
        </w:rPr>
        <w:t xml:space="preserve"> 21) cray-mpich/7.2.6</w:t>
      </w:r>
    </w:p>
    <w:p w14:paraId="024FF0D0" w14:textId="77777777" w:rsidR="003E7C24" w:rsidRPr="00E912C8" w:rsidRDefault="003E7C24" w:rsidP="003E7C24">
      <w:pPr>
        <w:jc w:val="both"/>
        <w:rPr>
          <w:rStyle w:val="Emphasis"/>
        </w:rPr>
      </w:pPr>
      <w:r w:rsidRPr="00E912C8">
        <w:rPr>
          <w:rStyle w:val="Emphasis"/>
        </w:rPr>
        <w:t xml:space="preserve"> 22) packages-archer</w:t>
      </w:r>
    </w:p>
    <w:p w14:paraId="4FD608D2" w14:textId="77777777" w:rsidR="003E7C24" w:rsidRPr="00E912C8" w:rsidRDefault="003E7C24" w:rsidP="003E7C24">
      <w:pPr>
        <w:jc w:val="both"/>
        <w:rPr>
          <w:rStyle w:val="Emphasis"/>
        </w:rPr>
      </w:pPr>
      <w:r w:rsidRPr="00E912C8">
        <w:rPr>
          <w:rStyle w:val="Emphasis"/>
        </w:rPr>
        <w:t xml:space="preserve"> 23) bolt/0.6</w:t>
      </w:r>
    </w:p>
    <w:p w14:paraId="611D2F0A" w14:textId="77777777" w:rsidR="003E7C24" w:rsidRPr="00E912C8" w:rsidRDefault="003E7C24" w:rsidP="003E7C24">
      <w:pPr>
        <w:jc w:val="both"/>
        <w:rPr>
          <w:rStyle w:val="Emphasis"/>
        </w:rPr>
      </w:pPr>
      <w:r w:rsidRPr="00E912C8">
        <w:rPr>
          <w:rStyle w:val="Emphasis"/>
        </w:rPr>
        <w:t xml:space="preserve"> 24) nano/2.2.6</w:t>
      </w:r>
    </w:p>
    <w:p w14:paraId="37A27FCE" w14:textId="77777777" w:rsidR="003E7C24" w:rsidRPr="00E912C8" w:rsidRDefault="003E7C24" w:rsidP="003E7C24">
      <w:pPr>
        <w:jc w:val="both"/>
        <w:rPr>
          <w:rStyle w:val="Emphasis"/>
        </w:rPr>
      </w:pPr>
      <w:r w:rsidRPr="00E912C8">
        <w:rPr>
          <w:rStyle w:val="Emphasis"/>
        </w:rPr>
        <w:t xml:space="preserve"> 25) leave_time/1.0.0</w:t>
      </w:r>
    </w:p>
    <w:p w14:paraId="700DCE43" w14:textId="77777777" w:rsidR="003E7C24" w:rsidRPr="00E912C8" w:rsidRDefault="003E7C24" w:rsidP="003E7C24">
      <w:pPr>
        <w:jc w:val="both"/>
        <w:rPr>
          <w:rStyle w:val="Emphasis"/>
        </w:rPr>
      </w:pPr>
      <w:r w:rsidRPr="00E912C8">
        <w:rPr>
          <w:rStyle w:val="Emphasis"/>
        </w:rPr>
        <w:t xml:space="preserve"> 26) quickstart/1.0</w:t>
      </w:r>
    </w:p>
    <w:p w14:paraId="5CAEC4AB" w14:textId="77777777" w:rsidR="003E7C24" w:rsidRPr="00E912C8" w:rsidRDefault="003E7C24" w:rsidP="003E7C24">
      <w:pPr>
        <w:jc w:val="both"/>
        <w:rPr>
          <w:rStyle w:val="Emphasis"/>
        </w:rPr>
      </w:pPr>
      <w:r w:rsidRPr="00E912C8">
        <w:rPr>
          <w:rStyle w:val="Emphasis"/>
        </w:rPr>
        <w:t xml:space="preserve"> 27) ack/2.14</w:t>
      </w:r>
    </w:p>
    <w:p w14:paraId="37BBB65A" w14:textId="77777777" w:rsidR="003E7C24" w:rsidRPr="00E912C8" w:rsidRDefault="003E7C24" w:rsidP="003E7C24">
      <w:pPr>
        <w:jc w:val="both"/>
        <w:rPr>
          <w:rStyle w:val="Emphasis"/>
        </w:rPr>
      </w:pPr>
      <w:r w:rsidRPr="00E912C8">
        <w:rPr>
          <w:rStyle w:val="Emphasis"/>
        </w:rPr>
        <w:t xml:space="preserve"> 28) xalt/0.6.0</w:t>
      </w:r>
    </w:p>
    <w:p w14:paraId="374F798E" w14:textId="77777777" w:rsidR="003E7C24" w:rsidRPr="00E912C8" w:rsidRDefault="003E7C24" w:rsidP="003E7C24">
      <w:pPr>
        <w:jc w:val="both"/>
        <w:rPr>
          <w:rStyle w:val="Emphasis"/>
        </w:rPr>
      </w:pPr>
      <w:r w:rsidRPr="00E912C8">
        <w:rPr>
          <w:rStyle w:val="Emphasis"/>
        </w:rPr>
        <w:t xml:space="preserve"> 29) epcc-tools/6.0</w:t>
      </w:r>
    </w:p>
    <w:p w14:paraId="7EF714C6" w14:textId="77777777" w:rsidR="003E7C24" w:rsidRPr="00E912C8" w:rsidRDefault="003E7C24" w:rsidP="003E7C24">
      <w:pPr>
        <w:jc w:val="both"/>
        <w:rPr>
          <w:rStyle w:val="Emphasis"/>
        </w:rPr>
      </w:pPr>
      <w:r w:rsidRPr="00E912C8">
        <w:rPr>
          <w:rStyle w:val="Emphasis"/>
        </w:rPr>
        <w:t xml:space="preserve"> 30) cray-netcdf-hdf5parallel/4.4.0</w:t>
      </w:r>
    </w:p>
    <w:p w14:paraId="55076B6C" w14:textId="67E4E81D" w:rsidR="003E7C24" w:rsidRPr="00E912C8" w:rsidRDefault="003E7C24" w:rsidP="003E7C24">
      <w:pPr>
        <w:jc w:val="both"/>
        <w:rPr>
          <w:rStyle w:val="Emphasis"/>
        </w:rPr>
      </w:pPr>
      <w:r w:rsidRPr="00E912C8">
        <w:rPr>
          <w:rStyle w:val="Emphasis"/>
        </w:rPr>
        <w:t xml:space="preserve"> 31) cray-hdf5-parallel/1.8.16</w:t>
      </w:r>
    </w:p>
    <w:p w14:paraId="56D9C660" w14:textId="77777777" w:rsidR="00AD54DC" w:rsidRDefault="00AD54DC" w:rsidP="00724387">
      <w:pPr>
        <w:jc w:val="both"/>
      </w:pPr>
    </w:p>
    <w:p w14:paraId="7B9C29D0" w14:textId="3FC15EDC" w:rsidR="00AD54DC" w:rsidRDefault="003E7C24" w:rsidP="00724387">
      <w:pPr>
        <w:jc w:val="both"/>
      </w:pPr>
      <w:r>
        <w:t>u</w:t>
      </w:r>
      <w:r w:rsidR="00AD54DC">
        <w:t xml:space="preserve">sing the Cray Fortran compiler with the </w:t>
      </w:r>
      <w:r>
        <w:t>default</w:t>
      </w:r>
      <w:r w:rsidR="00AD54DC">
        <w:t xml:space="preserve"> compile flags</w:t>
      </w:r>
      <w:r>
        <w:t>.</w:t>
      </w:r>
    </w:p>
    <w:p w14:paraId="75373B04" w14:textId="77777777" w:rsidR="00AD54DC" w:rsidRDefault="00AD54DC" w:rsidP="00724387">
      <w:pPr>
        <w:jc w:val="both"/>
      </w:pPr>
    </w:p>
    <w:p w14:paraId="62E0067B" w14:textId="77777777" w:rsidR="00C61165" w:rsidRDefault="00C61165" w:rsidP="00724387">
      <w:pPr>
        <w:jc w:val="both"/>
      </w:pPr>
      <w:r>
        <w:t>Using the default Lustre settings on ARCHER:</w:t>
      </w:r>
    </w:p>
    <w:p w14:paraId="47658A9A" w14:textId="77777777" w:rsidR="00C61165" w:rsidRDefault="00C61165" w:rsidP="00724387">
      <w:pPr>
        <w:jc w:val="both"/>
      </w:pPr>
    </w:p>
    <w:p w14:paraId="1D8321B2" w14:textId="77777777" w:rsidR="00C61165" w:rsidRDefault="00C61165" w:rsidP="00724387">
      <w:pPr>
        <w:pStyle w:val="ListParagraph"/>
        <w:numPr>
          <w:ilvl w:val="0"/>
          <w:numId w:val="40"/>
        </w:numPr>
        <w:jc w:val="both"/>
      </w:pPr>
      <w:r>
        <w:t>Stripe size: 1 MiB</w:t>
      </w:r>
    </w:p>
    <w:p w14:paraId="4AB064C8" w14:textId="77777777" w:rsidR="00C61165" w:rsidRDefault="00C61165" w:rsidP="00724387">
      <w:pPr>
        <w:pStyle w:val="ListParagraph"/>
        <w:numPr>
          <w:ilvl w:val="0"/>
          <w:numId w:val="40"/>
        </w:numPr>
        <w:jc w:val="both"/>
      </w:pPr>
      <w:r>
        <w:t>Number of stripes: 4</w:t>
      </w:r>
    </w:p>
    <w:p w14:paraId="6C17328E" w14:textId="77777777" w:rsidR="00C61165" w:rsidRDefault="00C61165" w:rsidP="00724387">
      <w:pPr>
        <w:jc w:val="both"/>
      </w:pPr>
    </w:p>
    <w:p w14:paraId="50FB72FD" w14:textId="1F5B31AB" w:rsidR="00C61165" w:rsidRDefault="003E7C24" w:rsidP="00724387">
      <w:pPr>
        <w:jc w:val="both"/>
      </w:pPr>
      <w:r>
        <w:t xml:space="preserve">and running on </w:t>
      </w:r>
      <w:ins w:id="37" w:author="Thomas Eickermann" w:date="2017-03-10T17:57:00Z">
        <w:r w:rsidR="003436A8">
          <w:t xml:space="preserve">the </w:t>
        </w:r>
      </w:ins>
      <w:r>
        <w:t>fs3</w:t>
      </w:r>
      <w:ins w:id="38" w:author="Thomas Eickermann" w:date="2017-03-10T17:57:00Z">
        <w:r w:rsidR="003436A8">
          <w:t xml:space="preserve"> file</w:t>
        </w:r>
      </w:ins>
      <w:ins w:id="39" w:author="dsloanm" w:date="2017-03-17T16:03:00Z">
        <w:r w:rsidR="00D560C9">
          <w:t xml:space="preserve"> </w:t>
        </w:r>
      </w:ins>
      <w:ins w:id="40" w:author="Thomas Eickermann" w:date="2017-03-10T17:57:00Z">
        <w:r w:rsidR="003436A8">
          <w:t>system</w:t>
        </w:r>
      </w:ins>
      <w:r>
        <w:t xml:space="preserve">, as defined above, </w:t>
      </w:r>
      <w:r w:rsidR="00C61165">
        <w:t xml:space="preserve">we see the performance shown in </w:t>
      </w:r>
      <w:r w:rsidR="00316C07">
        <w:fldChar w:fldCharType="begin"/>
      </w:r>
      <w:r w:rsidR="00316C07">
        <w:instrText xml:space="preserve"> REF _Ref466025209 \h </w:instrText>
      </w:r>
      <w:r w:rsidR="00316C07">
        <w:fldChar w:fldCharType="separate"/>
      </w:r>
      <w:r w:rsidR="00A16C1E">
        <w:t xml:space="preserve">Figure </w:t>
      </w:r>
      <w:r w:rsidR="00A16C1E">
        <w:rPr>
          <w:noProof/>
        </w:rPr>
        <w:t>4</w:t>
      </w:r>
      <w:r w:rsidR="00316C07">
        <w:fldChar w:fldCharType="end"/>
      </w:r>
      <w:r w:rsidR="00316C07">
        <w:t xml:space="preserve"> </w:t>
      </w:r>
      <w:r w:rsidR="00C61165">
        <w:t>and listed in</w:t>
      </w:r>
      <w:r w:rsidR="00316C07">
        <w:t xml:space="preserve"> </w:t>
      </w:r>
      <w:r w:rsidR="00316C07">
        <w:fldChar w:fldCharType="begin"/>
      </w:r>
      <w:r w:rsidR="00316C07">
        <w:instrText xml:space="preserve"> REF _Ref466025221 \h </w:instrText>
      </w:r>
      <w:r w:rsidR="00316C07">
        <w:fldChar w:fldCharType="separate"/>
      </w:r>
      <w:r w:rsidR="00A16C1E">
        <w:t xml:space="preserve">Table </w:t>
      </w:r>
      <w:r w:rsidR="00A16C1E">
        <w:rPr>
          <w:noProof/>
        </w:rPr>
        <w:t>1</w:t>
      </w:r>
      <w:r w:rsidR="00316C07">
        <w:fldChar w:fldCharType="end"/>
      </w:r>
      <w:r w:rsidR="00C61165">
        <w:t>.</w:t>
      </w:r>
      <w:r w:rsidR="00AD54DC">
        <w:t xml:space="preserve"> Re</w:t>
      </w:r>
      <w:r w:rsidR="006C2DCF">
        <w:t>call</w:t>
      </w:r>
      <w:r w:rsidR="00AD54DC">
        <w:t xml:space="preserve"> that each compute node on ARCHER has 24 compute cores and</w:t>
      </w:r>
      <w:r>
        <w:t xml:space="preserve"> that</w:t>
      </w:r>
      <w:r w:rsidR="00AD54DC">
        <w:t xml:space="preserve"> all cores per node </w:t>
      </w:r>
      <w:r w:rsidR="006C2DCF">
        <w:t xml:space="preserve">are used </w:t>
      </w:r>
      <w:r w:rsidR="00AD54DC">
        <w:t>when running benchio</w:t>
      </w:r>
      <w:r w:rsidR="006C2DCF">
        <w:t>,</w:t>
      </w:r>
      <w:r w:rsidR="00AD54DC">
        <w:t xml:space="preserve"> </w:t>
      </w:r>
      <w:r w:rsidR="006C2DCF">
        <w:t>giving</w:t>
      </w:r>
      <w:r w:rsidR="00AD54DC">
        <w:t xml:space="preserve"> 24 writers per node.</w:t>
      </w:r>
    </w:p>
    <w:p w14:paraId="5977220F" w14:textId="2AAC9A96" w:rsidR="003E37E9" w:rsidRDefault="006A2787" w:rsidP="003E37E9">
      <w:pPr>
        <w:keepNext/>
      </w:pPr>
      <w:r>
        <w:rPr>
          <w:noProof/>
          <w:lang w:eastAsia="en-GB"/>
        </w:rPr>
        <w:lastRenderedPageBreak/>
        <w:drawing>
          <wp:inline distT="0" distB="0" distL="0" distR="0" wp14:anchorId="762F46C5" wp14:editId="7E5C0158">
            <wp:extent cx="5758815" cy="3959225"/>
            <wp:effectExtent l="0" t="0" r="6985" b="3175"/>
            <wp:docPr id="19" name="Picture 1" descr="fs3_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3_sta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3959225"/>
                    </a:xfrm>
                    <a:prstGeom prst="rect">
                      <a:avLst/>
                    </a:prstGeom>
                    <a:noFill/>
                    <a:ln>
                      <a:noFill/>
                    </a:ln>
                  </pic:spPr>
                </pic:pic>
              </a:graphicData>
            </a:graphic>
          </wp:inline>
        </w:drawing>
      </w:r>
    </w:p>
    <w:p w14:paraId="4A628499" w14:textId="6DF1BC29" w:rsidR="00F3626D" w:rsidRPr="00F3626D" w:rsidRDefault="003E37E9" w:rsidP="00F3626D">
      <w:pPr>
        <w:pStyle w:val="Caption"/>
        <w:jc w:val="center"/>
      </w:pPr>
      <w:bookmarkStart w:id="41" w:name="_Ref466025209"/>
      <w:r>
        <w:t xml:space="preserve">Figure </w:t>
      </w:r>
      <w:r w:rsidR="00314F82">
        <w:fldChar w:fldCharType="begin"/>
      </w:r>
      <w:r w:rsidR="00314F82">
        <w:instrText xml:space="preserve"> SEQ Figure \* ARABIC </w:instrText>
      </w:r>
      <w:r w:rsidR="00314F82">
        <w:fldChar w:fldCharType="separate"/>
      </w:r>
      <w:r w:rsidR="00A16C1E">
        <w:rPr>
          <w:noProof/>
        </w:rPr>
        <w:t>4</w:t>
      </w:r>
      <w:r w:rsidR="00314F82">
        <w:rPr>
          <w:noProof/>
        </w:rPr>
        <w:fldChar w:fldCharType="end"/>
      </w:r>
      <w:bookmarkEnd w:id="41"/>
      <w:r>
        <w:t xml:space="preserve">. </w:t>
      </w:r>
      <w:r w:rsidRPr="00C47E31">
        <w:t xml:space="preserve">ARCHER MPI-IO </w:t>
      </w:r>
      <w:r>
        <w:t>default</w:t>
      </w:r>
      <w:r w:rsidRPr="00C47E31">
        <w:t xml:space="preserve"> striping (</w:t>
      </w:r>
      <w:r>
        <w:t xml:space="preserve">4). A random jitter is applied to the x-axis to </w:t>
      </w:r>
      <w:r w:rsidR="008763AE">
        <w:t xml:space="preserve">better </w:t>
      </w:r>
      <w:r>
        <w:t>illustrate clusters of similar performance.</w:t>
      </w:r>
    </w:p>
    <w:p w14:paraId="4085B1AE" w14:textId="77777777" w:rsidR="00C61165" w:rsidRDefault="00C61165" w:rsidP="00C61165"/>
    <w:tbl>
      <w:tblPr>
        <w:tblW w:w="8544" w:type="dxa"/>
        <w:jc w:val="center"/>
        <w:tblLook w:val="04A0" w:firstRow="1" w:lastRow="0" w:firstColumn="1" w:lastColumn="0" w:noHBand="0" w:noVBand="1"/>
      </w:tblPr>
      <w:tblGrid>
        <w:gridCol w:w="1217"/>
        <w:gridCol w:w="1228"/>
        <w:gridCol w:w="1228"/>
        <w:gridCol w:w="1217"/>
        <w:gridCol w:w="1218"/>
        <w:gridCol w:w="1218"/>
        <w:gridCol w:w="1218"/>
      </w:tblGrid>
      <w:tr w:rsidR="00E50164" w:rsidRPr="00D91812" w14:paraId="5A47CE3A" w14:textId="77777777" w:rsidTr="00E50164">
        <w:trPr>
          <w:jc w:val="center"/>
        </w:trPr>
        <w:tc>
          <w:tcPr>
            <w:tcW w:w="1217" w:type="dxa"/>
            <w:tcBorders>
              <w:top w:val="double" w:sz="4" w:space="0" w:color="auto"/>
            </w:tcBorders>
            <w:shd w:val="clear" w:color="auto" w:fill="auto"/>
          </w:tcPr>
          <w:p w14:paraId="63FE40B7" w14:textId="77777777" w:rsidR="00E50164" w:rsidRPr="00BE7A59" w:rsidRDefault="00E50164" w:rsidP="00F73738">
            <w:pPr>
              <w:rPr>
                <w:lang w:val="en-US"/>
              </w:rPr>
            </w:pPr>
          </w:p>
        </w:tc>
        <w:tc>
          <w:tcPr>
            <w:tcW w:w="1228" w:type="dxa"/>
            <w:tcBorders>
              <w:top w:val="double" w:sz="4" w:space="0" w:color="auto"/>
            </w:tcBorders>
          </w:tcPr>
          <w:p w14:paraId="2C05AAE3" w14:textId="77777777" w:rsidR="00E50164" w:rsidRPr="00BE7A59" w:rsidRDefault="00E50164" w:rsidP="008623D9">
            <w:pPr>
              <w:rPr>
                <w:b/>
                <w:lang w:val="en-US"/>
              </w:rPr>
            </w:pPr>
          </w:p>
        </w:tc>
        <w:tc>
          <w:tcPr>
            <w:tcW w:w="4881" w:type="dxa"/>
            <w:gridSpan w:val="4"/>
            <w:tcBorders>
              <w:top w:val="double" w:sz="4" w:space="0" w:color="auto"/>
            </w:tcBorders>
            <w:shd w:val="clear" w:color="auto" w:fill="auto"/>
          </w:tcPr>
          <w:p w14:paraId="70798A59" w14:textId="77777777" w:rsidR="00E50164" w:rsidRPr="00BE7A59" w:rsidRDefault="00E50164" w:rsidP="00E50164">
            <w:pPr>
              <w:rPr>
                <w:lang w:val="en-US"/>
              </w:rPr>
            </w:pPr>
            <w:r>
              <w:rPr>
                <w:b/>
                <w:lang w:val="en-US"/>
              </w:rPr>
              <w:t xml:space="preserve">      </w:t>
            </w:r>
            <w:r w:rsidR="00072A3A">
              <w:rPr>
                <w:b/>
                <w:lang w:val="en-US"/>
              </w:rPr>
              <w:t xml:space="preserve">   </w:t>
            </w:r>
            <w:r w:rsidRPr="00BE7A59">
              <w:rPr>
                <w:b/>
                <w:lang w:val="en-US"/>
              </w:rPr>
              <w:t>Write Bandwidth (MiB/s)</w:t>
            </w:r>
          </w:p>
        </w:tc>
        <w:tc>
          <w:tcPr>
            <w:tcW w:w="1218" w:type="dxa"/>
            <w:tcBorders>
              <w:top w:val="double" w:sz="4" w:space="0" w:color="auto"/>
            </w:tcBorders>
            <w:shd w:val="clear" w:color="auto" w:fill="auto"/>
          </w:tcPr>
          <w:p w14:paraId="01BD67E8" w14:textId="77777777" w:rsidR="00E50164" w:rsidRPr="00BE7A59" w:rsidRDefault="00E50164" w:rsidP="00F73738">
            <w:pPr>
              <w:rPr>
                <w:lang w:val="en-US"/>
              </w:rPr>
            </w:pPr>
          </w:p>
        </w:tc>
      </w:tr>
      <w:tr w:rsidR="00E50164" w:rsidRPr="00D91812" w14:paraId="367A8B40" w14:textId="77777777" w:rsidTr="00E50164">
        <w:trPr>
          <w:jc w:val="center"/>
        </w:trPr>
        <w:tc>
          <w:tcPr>
            <w:tcW w:w="1217" w:type="dxa"/>
            <w:tcBorders>
              <w:bottom w:val="single" w:sz="4" w:space="0" w:color="auto"/>
            </w:tcBorders>
            <w:shd w:val="clear" w:color="auto" w:fill="auto"/>
          </w:tcPr>
          <w:p w14:paraId="0FBF6197" w14:textId="77777777" w:rsidR="00E50164" w:rsidRPr="00BE7A59" w:rsidRDefault="00E50164" w:rsidP="00BE7A59">
            <w:pPr>
              <w:jc w:val="right"/>
              <w:rPr>
                <w:lang w:val="en-US"/>
              </w:rPr>
            </w:pPr>
            <w:r w:rsidRPr="00BE7A59">
              <w:rPr>
                <w:b/>
                <w:lang w:val="en-US"/>
              </w:rPr>
              <w:t>Writers</w:t>
            </w:r>
          </w:p>
        </w:tc>
        <w:tc>
          <w:tcPr>
            <w:tcW w:w="1228" w:type="dxa"/>
            <w:tcBorders>
              <w:bottom w:val="single" w:sz="4" w:space="0" w:color="auto"/>
            </w:tcBorders>
          </w:tcPr>
          <w:p w14:paraId="3C0F9228" w14:textId="77777777" w:rsidR="00E50164" w:rsidRPr="00BE7A59" w:rsidRDefault="00E50164" w:rsidP="008623D9">
            <w:pPr>
              <w:jc w:val="right"/>
              <w:rPr>
                <w:b/>
                <w:lang w:val="en-US"/>
              </w:rPr>
            </w:pPr>
            <w:r w:rsidRPr="00155F8C">
              <w:rPr>
                <w:b/>
                <w:lang w:val="en-US"/>
              </w:rPr>
              <w:t>Total MiB</w:t>
            </w:r>
          </w:p>
        </w:tc>
        <w:tc>
          <w:tcPr>
            <w:tcW w:w="1228" w:type="dxa"/>
            <w:tcBorders>
              <w:bottom w:val="single" w:sz="4" w:space="0" w:color="auto"/>
            </w:tcBorders>
            <w:shd w:val="clear" w:color="auto" w:fill="auto"/>
          </w:tcPr>
          <w:p w14:paraId="3C66DA21" w14:textId="77777777" w:rsidR="00E50164" w:rsidRPr="00BE7A59" w:rsidRDefault="00E50164" w:rsidP="00BE7A59">
            <w:pPr>
              <w:jc w:val="right"/>
              <w:rPr>
                <w:lang w:val="en-US"/>
              </w:rPr>
            </w:pPr>
            <w:r w:rsidRPr="00BE7A59">
              <w:rPr>
                <w:b/>
                <w:lang w:val="en-US"/>
              </w:rPr>
              <w:t>Min.</w:t>
            </w:r>
          </w:p>
        </w:tc>
        <w:tc>
          <w:tcPr>
            <w:tcW w:w="1217" w:type="dxa"/>
            <w:tcBorders>
              <w:bottom w:val="single" w:sz="4" w:space="0" w:color="auto"/>
            </w:tcBorders>
            <w:shd w:val="clear" w:color="auto" w:fill="auto"/>
          </w:tcPr>
          <w:p w14:paraId="50CAF669" w14:textId="77777777" w:rsidR="00E50164" w:rsidRPr="00BE7A59" w:rsidRDefault="00E50164" w:rsidP="00BE7A59">
            <w:pPr>
              <w:jc w:val="right"/>
              <w:rPr>
                <w:lang w:val="en-US"/>
              </w:rPr>
            </w:pPr>
            <w:r w:rsidRPr="00BE7A59">
              <w:rPr>
                <w:b/>
                <w:lang w:val="en-US"/>
              </w:rPr>
              <w:t>Median</w:t>
            </w:r>
          </w:p>
        </w:tc>
        <w:tc>
          <w:tcPr>
            <w:tcW w:w="1218" w:type="dxa"/>
            <w:tcBorders>
              <w:bottom w:val="single" w:sz="4" w:space="0" w:color="auto"/>
            </w:tcBorders>
            <w:shd w:val="clear" w:color="auto" w:fill="auto"/>
          </w:tcPr>
          <w:p w14:paraId="155BEC7E" w14:textId="77777777" w:rsidR="00E50164" w:rsidRPr="00BE7A59" w:rsidRDefault="00E50164" w:rsidP="00BE7A59">
            <w:pPr>
              <w:jc w:val="right"/>
              <w:rPr>
                <w:lang w:val="en-US"/>
              </w:rPr>
            </w:pPr>
            <w:r w:rsidRPr="00BE7A59">
              <w:rPr>
                <w:b/>
                <w:lang w:val="en-US"/>
              </w:rPr>
              <w:t>Max.</w:t>
            </w:r>
          </w:p>
        </w:tc>
        <w:tc>
          <w:tcPr>
            <w:tcW w:w="1218" w:type="dxa"/>
            <w:tcBorders>
              <w:bottom w:val="single" w:sz="4" w:space="0" w:color="auto"/>
            </w:tcBorders>
            <w:shd w:val="clear" w:color="auto" w:fill="auto"/>
          </w:tcPr>
          <w:p w14:paraId="028C6928" w14:textId="77777777" w:rsidR="00E50164" w:rsidRPr="00BE7A59" w:rsidRDefault="00E50164" w:rsidP="00BE7A59">
            <w:pPr>
              <w:jc w:val="right"/>
              <w:rPr>
                <w:lang w:val="en-US"/>
              </w:rPr>
            </w:pPr>
            <w:r w:rsidRPr="00BE7A59">
              <w:rPr>
                <w:b/>
                <w:lang w:val="en-US"/>
              </w:rPr>
              <w:t>Mean</w:t>
            </w:r>
          </w:p>
        </w:tc>
        <w:tc>
          <w:tcPr>
            <w:tcW w:w="1218" w:type="dxa"/>
            <w:tcBorders>
              <w:bottom w:val="single" w:sz="4" w:space="0" w:color="auto"/>
            </w:tcBorders>
            <w:shd w:val="clear" w:color="auto" w:fill="auto"/>
          </w:tcPr>
          <w:p w14:paraId="5FAACCAA" w14:textId="77777777" w:rsidR="00E50164" w:rsidRPr="00BE7A59" w:rsidRDefault="00E50164" w:rsidP="00BE7A59">
            <w:pPr>
              <w:jc w:val="right"/>
              <w:rPr>
                <w:lang w:val="en-US"/>
              </w:rPr>
            </w:pPr>
            <w:r w:rsidRPr="00BE7A59">
              <w:rPr>
                <w:b/>
                <w:lang w:val="en-US"/>
              </w:rPr>
              <w:t>Count</w:t>
            </w:r>
          </w:p>
        </w:tc>
      </w:tr>
      <w:tr w:rsidR="00E50164" w:rsidRPr="00D91812" w14:paraId="50A57A38" w14:textId="77777777" w:rsidTr="00E50164">
        <w:trPr>
          <w:jc w:val="center"/>
        </w:trPr>
        <w:tc>
          <w:tcPr>
            <w:tcW w:w="1217" w:type="dxa"/>
            <w:tcBorders>
              <w:top w:val="single" w:sz="4" w:space="0" w:color="auto"/>
            </w:tcBorders>
            <w:shd w:val="clear" w:color="auto" w:fill="auto"/>
          </w:tcPr>
          <w:p w14:paraId="163CD98A" w14:textId="77777777" w:rsidR="00E50164" w:rsidRPr="00951EF6" w:rsidRDefault="00E50164" w:rsidP="00D7499D">
            <w:pPr>
              <w:jc w:val="right"/>
            </w:pPr>
            <w:r w:rsidRPr="00951EF6">
              <w:t>24</w:t>
            </w:r>
          </w:p>
        </w:tc>
        <w:tc>
          <w:tcPr>
            <w:tcW w:w="1228" w:type="dxa"/>
            <w:tcBorders>
              <w:top w:val="single" w:sz="4" w:space="0" w:color="auto"/>
            </w:tcBorders>
            <w:vAlign w:val="bottom"/>
          </w:tcPr>
          <w:p w14:paraId="37723AF5" w14:textId="77777777" w:rsidR="00E50164" w:rsidRDefault="00E50164" w:rsidP="008623D9">
            <w:pPr>
              <w:jc w:val="right"/>
              <w:rPr>
                <w:rFonts w:ascii="Calibri" w:hAnsi="Calibri"/>
                <w:color w:val="000000"/>
                <w:sz w:val="24"/>
                <w:szCs w:val="24"/>
              </w:rPr>
            </w:pPr>
            <w:r>
              <w:rPr>
                <w:rFonts w:ascii="Calibri" w:hAnsi="Calibri"/>
                <w:color w:val="000000"/>
              </w:rPr>
              <w:t>384</w:t>
            </w:r>
          </w:p>
        </w:tc>
        <w:tc>
          <w:tcPr>
            <w:tcW w:w="1228" w:type="dxa"/>
            <w:tcBorders>
              <w:top w:val="single" w:sz="4" w:space="0" w:color="auto"/>
            </w:tcBorders>
            <w:shd w:val="clear" w:color="auto" w:fill="auto"/>
          </w:tcPr>
          <w:p w14:paraId="344C88D8" w14:textId="2022DA9C" w:rsidR="00E50164" w:rsidRPr="00951EF6" w:rsidRDefault="00E50164" w:rsidP="008601F1">
            <w:pPr>
              <w:jc w:val="right"/>
            </w:pPr>
            <w:r w:rsidRPr="00951EF6">
              <w:t>352</w:t>
            </w:r>
          </w:p>
        </w:tc>
        <w:tc>
          <w:tcPr>
            <w:tcW w:w="1217" w:type="dxa"/>
            <w:tcBorders>
              <w:top w:val="single" w:sz="4" w:space="0" w:color="auto"/>
            </w:tcBorders>
            <w:shd w:val="clear" w:color="auto" w:fill="auto"/>
          </w:tcPr>
          <w:p w14:paraId="772A9703" w14:textId="742967CA" w:rsidR="00E50164" w:rsidRPr="00951EF6" w:rsidRDefault="00E50164" w:rsidP="008601F1">
            <w:pPr>
              <w:jc w:val="right"/>
            </w:pPr>
            <w:r w:rsidRPr="00951EF6">
              <w:t>563</w:t>
            </w:r>
          </w:p>
        </w:tc>
        <w:tc>
          <w:tcPr>
            <w:tcW w:w="1218" w:type="dxa"/>
            <w:tcBorders>
              <w:top w:val="single" w:sz="4" w:space="0" w:color="auto"/>
            </w:tcBorders>
            <w:shd w:val="clear" w:color="auto" w:fill="auto"/>
          </w:tcPr>
          <w:p w14:paraId="37F05869" w14:textId="737F9768" w:rsidR="00E50164" w:rsidRPr="00951EF6" w:rsidRDefault="00E50164" w:rsidP="008601F1">
            <w:pPr>
              <w:jc w:val="right"/>
            </w:pPr>
            <w:r w:rsidRPr="00951EF6">
              <w:t>896</w:t>
            </w:r>
          </w:p>
        </w:tc>
        <w:tc>
          <w:tcPr>
            <w:tcW w:w="1218" w:type="dxa"/>
            <w:tcBorders>
              <w:top w:val="single" w:sz="4" w:space="0" w:color="auto"/>
            </w:tcBorders>
            <w:shd w:val="clear" w:color="auto" w:fill="auto"/>
          </w:tcPr>
          <w:p w14:paraId="1A7C739D" w14:textId="00E067B2" w:rsidR="00E50164" w:rsidRPr="00951EF6" w:rsidRDefault="00E50164" w:rsidP="008601F1">
            <w:pPr>
              <w:jc w:val="right"/>
            </w:pPr>
            <w:r w:rsidRPr="00951EF6">
              <w:t>60</w:t>
            </w:r>
            <w:r w:rsidR="008601F1">
              <w:t>8</w:t>
            </w:r>
          </w:p>
        </w:tc>
        <w:tc>
          <w:tcPr>
            <w:tcW w:w="1218" w:type="dxa"/>
            <w:tcBorders>
              <w:top w:val="single" w:sz="4" w:space="0" w:color="auto"/>
            </w:tcBorders>
            <w:shd w:val="clear" w:color="auto" w:fill="auto"/>
          </w:tcPr>
          <w:p w14:paraId="336BFBBE" w14:textId="77777777" w:rsidR="00E50164" w:rsidRPr="00951EF6" w:rsidRDefault="00E50164" w:rsidP="00D7499D">
            <w:pPr>
              <w:jc w:val="right"/>
            </w:pPr>
            <w:r w:rsidRPr="00951EF6">
              <w:t>30</w:t>
            </w:r>
          </w:p>
        </w:tc>
      </w:tr>
      <w:tr w:rsidR="00E50164" w:rsidRPr="00D91812" w14:paraId="47EB9BF1" w14:textId="77777777" w:rsidTr="00E50164">
        <w:trPr>
          <w:jc w:val="center"/>
        </w:trPr>
        <w:tc>
          <w:tcPr>
            <w:tcW w:w="1217" w:type="dxa"/>
            <w:shd w:val="clear" w:color="auto" w:fill="auto"/>
          </w:tcPr>
          <w:p w14:paraId="774E9A25" w14:textId="77777777" w:rsidR="00E50164" w:rsidRPr="00951EF6" w:rsidRDefault="00E50164" w:rsidP="00D7499D">
            <w:pPr>
              <w:jc w:val="right"/>
            </w:pPr>
            <w:r w:rsidRPr="00951EF6">
              <w:t>48</w:t>
            </w:r>
          </w:p>
        </w:tc>
        <w:tc>
          <w:tcPr>
            <w:tcW w:w="1228" w:type="dxa"/>
            <w:vAlign w:val="bottom"/>
          </w:tcPr>
          <w:p w14:paraId="1D7C7B8C" w14:textId="77777777" w:rsidR="00E50164" w:rsidRDefault="00E50164" w:rsidP="008623D9">
            <w:pPr>
              <w:jc w:val="right"/>
              <w:rPr>
                <w:rFonts w:ascii="Calibri" w:hAnsi="Calibri"/>
                <w:color w:val="000000"/>
                <w:sz w:val="24"/>
                <w:szCs w:val="24"/>
              </w:rPr>
            </w:pPr>
            <w:r>
              <w:rPr>
                <w:rFonts w:ascii="Calibri" w:hAnsi="Calibri"/>
                <w:color w:val="000000"/>
              </w:rPr>
              <w:t>768</w:t>
            </w:r>
          </w:p>
        </w:tc>
        <w:tc>
          <w:tcPr>
            <w:tcW w:w="1228" w:type="dxa"/>
            <w:shd w:val="clear" w:color="auto" w:fill="auto"/>
          </w:tcPr>
          <w:p w14:paraId="4B9C784F" w14:textId="3BF6D555" w:rsidR="00E50164" w:rsidRPr="00951EF6" w:rsidRDefault="00E50164" w:rsidP="008601F1">
            <w:pPr>
              <w:jc w:val="right"/>
            </w:pPr>
            <w:r w:rsidRPr="00951EF6">
              <w:t>7</w:t>
            </w:r>
          </w:p>
        </w:tc>
        <w:tc>
          <w:tcPr>
            <w:tcW w:w="1217" w:type="dxa"/>
            <w:shd w:val="clear" w:color="auto" w:fill="auto"/>
          </w:tcPr>
          <w:p w14:paraId="4CC04F5B" w14:textId="0762E42B" w:rsidR="00E50164" w:rsidRPr="00951EF6" w:rsidRDefault="00E50164" w:rsidP="008601F1">
            <w:pPr>
              <w:jc w:val="right"/>
            </w:pPr>
            <w:r w:rsidRPr="00951EF6">
              <w:t>44</w:t>
            </w:r>
            <w:r w:rsidR="008601F1">
              <w:t>8</w:t>
            </w:r>
          </w:p>
        </w:tc>
        <w:tc>
          <w:tcPr>
            <w:tcW w:w="1218" w:type="dxa"/>
            <w:shd w:val="clear" w:color="auto" w:fill="auto"/>
          </w:tcPr>
          <w:p w14:paraId="08B13C0A" w14:textId="77D7ECBB" w:rsidR="00E50164" w:rsidRPr="00951EF6" w:rsidRDefault="00E50164" w:rsidP="008601F1">
            <w:pPr>
              <w:jc w:val="right"/>
            </w:pPr>
            <w:r w:rsidRPr="00951EF6">
              <w:t>148</w:t>
            </w:r>
            <w:r w:rsidR="008601F1">
              <w:t>5</w:t>
            </w:r>
          </w:p>
        </w:tc>
        <w:tc>
          <w:tcPr>
            <w:tcW w:w="1218" w:type="dxa"/>
            <w:shd w:val="clear" w:color="auto" w:fill="auto"/>
          </w:tcPr>
          <w:p w14:paraId="12590747" w14:textId="31A1BB18" w:rsidR="00E50164" w:rsidRPr="00951EF6" w:rsidRDefault="00E50164" w:rsidP="008601F1">
            <w:pPr>
              <w:jc w:val="right"/>
            </w:pPr>
            <w:r w:rsidRPr="00951EF6">
              <w:t>662</w:t>
            </w:r>
          </w:p>
        </w:tc>
        <w:tc>
          <w:tcPr>
            <w:tcW w:w="1218" w:type="dxa"/>
            <w:shd w:val="clear" w:color="auto" w:fill="auto"/>
          </w:tcPr>
          <w:p w14:paraId="7C78F8BE" w14:textId="77777777" w:rsidR="00E50164" w:rsidRPr="00951EF6" w:rsidRDefault="00E50164" w:rsidP="00D7499D">
            <w:pPr>
              <w:jc w:val="right"/>
            </w:pPr>
            <w:r w:rsidRPr="00951EF6">
              <w:t>40</w:t>
            </w:r>
          </w:p>
        </w:tc>
      </w:tr>
      <w:tr w:rsidR="00E50164" w:rsidRPr="00D91812" w14:paraId="20E7C0D7" w14:textId="77777777" w:rsidTr="00E50164">
        <w:trPr>
          <w:jc w:val="center"/>
        </w:trPr>
        <w:tc>
          <w:tcPr>
            <w:tcW w:w="1217" w:type="dxa"/>
            <w:shd w:val="clear" w:color="auto" w:fill="auto"/>
          </w:tcPr>
          <w:p w14:paraId="34CA3D66" w14:textId="77777777" w:rsidR="00E50164" w:rsidRPr="00951EF6" w:rsidRDefault="00E50164" w:rsidP="00D7499D">
            <w:pPr>
              <w:jc w:val="right"/>
            </w:pPr>
            <w:r w:rsidRPr="00951EF6">
              <w:t>96</w:t>
            </w:r>
          </w:p>
        </w:tc>
        <w:tc>
          <w:tcPr>
            <w:tcW w:w="1228" w:type="dxa"/>
            <w:vAlign w:val="bottom"/>
          </w:tcPr>
          <w:p w14:paraId="4DA24B85" w14:textId="77777777" w:rsidR="00E50164" w:rsidRDefault="00E50164" w:rsidP="008623D9">
            <w:pPr>
              <w:jc w:val="right"/>
              <w:rPr>
                <w:rFonts w:ascii="Calibri" w:hAnsi="Calibri"/>
                <w:color w:val="000000"/>
                <w:sz w:val="24"/>
                <w:szCs w:val="24"/>
              </w:rPr>
            </w:pPr>
            <w:r>
              <w:rPr>
                <w:rFonts w:ascii="Calibri" w:hAnsi="Calibri"/>
                <w:color w:val="000000"/>
              </w:rPr>
              <w:t>1536</w:t>
            </w:r>
          </w:p>
        </w:tc>
        <w:tc>
          <w:tcPr>
            <w:tcW w:w="1228" w:type="dxa"/>
            <w:shd w:val="clear" w:color="auto" w:fill="auto"/>
          </w:tcPr>
          <w:p w14:paraId="66380282" w14:textId="436ECF81" w:rsidR="00E50164" w:rsidRPr="00951EF6" w:rsidRDefault="00E50164" w:rsidP="008601F1">
            <w:pPr>
              <w:jc w:val="right"/>
            </w:pPr>
            <w:r w:rsidRPr="00951EF6">
              <w:t>10</w:t>
            </w:r>
            <w:r w:rsidR="008601F1">
              <w:t>4</w:t>
            </w:r>
          </w:p>
        </w:tc>
        <w:tc>
          <w:tcPr>
            <w:tcW w:w="1217" w:type="dxa"/>
            <w:shd w:val="clear" w:color="auto" w:fill="auto"/>
          </w:tcPr>
          <w:p w14:paraId="0DC5233A" w14:textId="6C9D1DC9" w:rsidR="00E50164" w:rsidRPr="00951EF6" w:rsidRDefault="00E50164" w:rsidP="008601F1">
            <w:pPr>
              <w:jc w:val="right"/>
            </w:pPr>
            <w:r w:rsidRPr="00951EF6">
              <w:t>85</w:t>
            </w:r>
            <w:r w:rsidR="008601F1">
              <w:t>8</w:t>
            </w:r>
          </w:p>
        </w:tc>
        <w:tc>
          <w:tcPr>
            <w:tcW w:w="1218" w:type="dxa"/>
            <w:shd w:val="clear" w:color="auto" w:fill="auto"/>
          </w:tcPr>
          <w:p w14:paraId="5EE50E0F" w14:textId="628CA992" w:rsidR="00E50164" w:rsidRPr="00951EF6" w:rsidRDefault="00E50164" w:rsidP="008601F1">
            <w:pPr>
              <w:jc w:val="right"/>
            </w:pPr>
            <w:r w:rsidRPr="00951EF6">
              <w:t>2567</w:t>
            </w:r>
          </w:p>
        </w:tc>
        <w:tc>
          <w:tcPr>
            <w:tcW w:w="1218" w:type="dxa"/>
            <w:shd w:val="clear" w:color="auto" w:fill="auto"/>
          </w:tcPr>
          <w:p w14:paraId="145932D0" w14:textId="49522220" w:rsidR="00E50164" w:rsidRPr="00951EF6" w:rsidRDefault="00E50164" w:rsidP="008601F1">
            <w:pPr>
              <w:jc w:val="right"/>
            </w:pPr>
            <w:r w:rsidRPr="00951EF6">
              <w:t>1096</w:t>
            </w:r>
          </w:p>
        </w:tc>
        <w:tc>
          <w:tcPr>
            <w:tcW w:w="1218" w:type="dxa"/>
            <w:shd w:val="clear" w:color="auto" w:fill="auto"/>
          </w:tcPr>
          <w:p w14:paraId="3CFF157A" w14:textId="77777777" w:rsidR="00E50164" w:rsidRPr="00951EF6" w:rsidRDefault="00E50164" w:rsidP="00D7499D">
            <w:pPr>
              <w:jc w:val="right"/>
            </w:pPr>
            <w:r w:rsidRPr="00951EF6">
              <w:t>40</w:t>
            </w:r>
          </w:p>
        </w:tc>
      </w:tr>
      <w:tr w:rsidR="00E50164" w:rsidRPr="00D91812" w14:paraId="20DD6BB3" w14:textId="77777777" w:rsidTr="00E50164">
        <w:trPr>
          <w:jc w:val="center"/>
        </w:trPr>
        <w:tc>
          <w:tcPr>
            <w:tcW w:w="1217" w:type="dxa"/>
            <w:shd w:val="clear" w:color="auto" w:fill="auto"/>
          </w:tcPr>
          <w:p w14:paraId="75DDB193" w14:textId="77777777" w:rsidR="00E50164" w:rsidRPr="00951EF6" w:rsidRDefault="00E50164" w:rsidP="00D7499D">
            <w:pPr>
              <w:jc w:val="right"/>
            </w:pPr>
            <w:r w:rsidRPr="00951EF6">
              <w:t>192</w:t>
            </w:r>
          </w:p>
        </w:tc>
        <w:tc>
          <w:tcPr>
            <w:tcW w:w="1228" w:type="dxa"/>
            <w:vAlign w:val="bottom"/>
          </w:tcPr>
          <w:p w14:paraId="54F23A74" w14:textId="77777777" w:rsidR="00E50164" w:rsidRDefault="00E50164" w:rsidP="008623D9">
            <w:pPr>
              <w:jc w:val="right"/>
              <w:rPr>
                <w:rFonts w:ascii="Calibri" w:hAnsi="Calibri"/>
                <w:color w:val="000000"/>
                <w:sz w:val="24"/>
                <w:szCs w:val="24"/>
              </w:rPr>
            </w:pPr>
            <w:r>
              <w:rPr>
                <w:rFonts w:ascii="Calibri" w:hAnsi="Calibri"/>
                <w:color w:val="000000"/>
              </w:rPr>
              <w:t>3072</w:t>
            </w:r>
          </w:p>
        </w:tc>
        <w:tc>
          <w:tcPr>
            <w:tcW w:w="1228" w:type="dxa"/>
            <w:shd w:val="clear" w:color="auto" w:fill="auto"/>
          </w:tcPr>
          <w:p w14:paraId="6BB95D43" w14:textId="6EF40887" w:rsidR="00E50164" w:rsidRPr="00951EF6" w:rsidRDefault="00E50164" w:rsidP="008601F1">
            <w:pPr>
              <w:jc w:val="right"/>
            </w:pPr>
            <w:r w:rsidRPr="00951EF6">
              <w:t>5</w:t>
            </w:r>
            <w:r w:rsidR="008601F1">
              <w:t>2</w:t>
            </w:r>
          </w:p>
        </w:tc>
        <w:tc>
          <w:tcPr>
            <w:tcW w:w="1217" w:type="dxa"/>
            <w:shd w:val="clear" w:color="auto" w:fill="auto"/>
          </w:tcPr>
          <w:p w14:paraId="413BCD79" w14:textId="22F81A42" w:rsidR="00E50164" w:rsidRPr="00951EF6" w:rsidRDefault="00E50164" w:rsidP="008601F1">
            <w:pPr>
              <w:jc w:val="right"/>
            </w:pPr>
            <w:r w:rsidRPr="00951EF6">
              <w:t>889</w:t>
            </w:r>
          </w:p>
        </w:tc>
        <w:tc>
          <w:tcPr>
            <w:tcW w:w="1218" w:type="dxa"/>
            <w:shd w:val="clear" w:color="auto" w:fill="auto"/>
          </w:tcPr>
          <w:p w14:paraId="2E4677CB" w14:textId="23140928" w:rsidR="00E50164" w:rsidRPr="00951EF6" w:rsidRDefault="00E50164" w:rsidP="008601F1">
            <w:pPr>
              <w:jc w:val="right"/>
            </w:pPr>
            <w:r w:rsidRPr="00951EF6">
              <w:t>198</w:t>
            </w:r>
            <w:r w:rsidR="008601F1">
              <w:t>3</w:t>
            </w:r>
          </w:p>
        </w:tc>
        <w:tc>
          <w:tcPr>
            <w:tcW w:w="1218" w:type="dxa"/>
            <w:shd w:val="clear" w:color="auto" w:fill="auto"/>
          </w:tcPr>
          <w:p w14:paraId="606E829B" w14:textId="52AFF954" w:rsidR="00E50164" w:rsidRPr="00951EF6" w:rsidRDefault="00E50164" w:rsidP="008601F1">
            <w:pPr>
              <w:jc w:val="right"/>
            </w:pPr>
            <w:r w:rsidRPr="00951EF6">
              <w:t>93</w:t>
            </w:r>
            <w:r w:rsidR="008601F1">
              <w:t>9</w:t>
            </w:r>
          </w:p>
        </w:tc>
        <w:tc>
          <w:tcPr>
            <w:tcW w:w="1218" w:type="dxa"/>
            <w:shd w:val="clear" w:color="auto" w:fill="auto"/>
          </w:tcPr>
          <w:p w14:paraId="0A9568AD" w14:textId="77777777" w:rsidR="00E50164" w:rsidRPr="00951EF6" w:rsidRDefault="00E50164" w:rsidP="00D7499D">
            <w:pPr>
              <w:jc w:val="right"/>
            </w:pPr>
            <w:r w:rsidRPr="00951EF6">
              <w:t>40</w:t>
            </w:r>
          </w:p>
        </w:tc>
      </w:tr>
      <w:tr w:rsidR="00E50164" w:rsidRPr="00D91812" w14:paraId="0A1FA4E6" w14:textId="77777777" w:rsidTr="00E50164">
        <w:trPr>
          <w:jc w:val="center"/>
        </w:trPr>
        <w:tc>
          <w:tcPr>
            <w:tcW w:w="1217" w:type="dxa"/>
            <w:shd w:val="clear" w:color="auto" w:fill="auto"/>
          </w:tcPr>
          <w:p w14:paraId="69796401" w14:textId="77777777" w:rsidR="00E50164" w:rsidRPr="00951EF6" w:rsidRDefault="00E50164" w:rsidP="00D7499D">
            <w:pPr>
              <w:jc w:val="right"/>
            </w:pPr>
            <w:r w:rsidRPr="00951EF6">
              <w:t>384</w:t>
            </w:r>
          </w:p>
        </w:tc>
        <w:tc>
          <w:tcPr>
            <w:tcW w:w="1228" w:type="dxa"/>
            <w:vAlign w:val="bottom"/>
          </w:tcPr>
          <w:p w14:paraId="70FE5A1E" w14:textId="77777777" w:rsidR="00E50164" w:rsidRDefault="00E50164" w:rsidP="008623D9">
            <w:pPr>
              <w:jc w:val="right"/>
              <w:rPr>
                <w:rFonts w:ascii="Calibri" w:hAnsi="Calibri"/>
                <w:color w:val="000000"/>
                <w:sz w:val="24"/>
                <w:szCs w:val="24"/>
              </w:rPr>
            </w:pPr>
            <w:r>
              <w:rPr>
                <w:rFonts w:ascii="Calibri" w:hAnsi="Calibri"/>
                <w:color w:val="000000"/>
              </w:rPr>
              <w:t>6144</w:t>
            </w:r>
          </w:p>
        </w:tc>
        <w:tc>
          <w:tcPr>
            <w:tcW w:w="1228" w:type="dxa"/>
            <w:shd w:val="clear" w:color="auto" w:fill="auto"/>
          </w:tcPr>
          <w:p w14:paraId="68D43658" w14:textId="43FCF564" w:rsidR="00E50164" w:rsidRPr="00951EF6" w:rsidRDefault="00E50164" w:rsidP="008601F1">
            <w:pPr>
              <w:jc w:val="right"/>
            </w:pPr>
            <w:r w:rsidRPr="00951EF6">
              <w:t>23</w:t>
            </w:r>
            <w:r w:rsidR="008601F1">
              <w:t>8</w:t>
            </w:r>
          </w:p>
        </w:tc>
        <w:tc>
          <w:tcPr>
            <w:tcW w:w="1217" w:type="dxa"/>
            <w:shd w:val="clear" w:color="auto" w:fill="auto"/>
          </w:tcPr>
          <w:p w14:paraId="3035BB24" w14:textId="5A5ECA0E" w:rsidR="00E50164" w:rsidRPr="00951EF6" w:rsidRDefault="00E50164" w:rsidP="008601F1">
            <w:pPr>
              <w:jc w:val="right"/>
            </w:pPr>
            <w:r w:rsidRPr="00951EF6">
              <w:t>104</w:t>
            </w:r>
            <w:r w:rsidR="008601F1">
              <w:t>9</w:t>
            </w:r>
          </w:p>
        </w:tc>
        <w:tc>
          <w:tcPr>
            <w:tcW w:w="1218" w:type="dxa"/>
            <w:shd w:val="clear" w:color="auto" w:fill="auto"/>
          </w:tcPr>
          <w:p w14:paraId="18592082" w14:textId="017A54EE" w:rsidR="00E50164" w:rsidRPr="00951EF6" w:rsidRDefault="00E50164" w:rsidP="008601F1">
            <w:pPr>
              <w:jc w:val="right"/>
            </w:pPr>
            <w:r w:rsidRPr="00951EF6">
              <w:t>188</w:t>
            </w:r>
            <w:r w:rsidR="008601F1">
              <w:t>2</w:t>
            </w:r>
          </w:p>
        </w:tc>
        <w:tc>
          <w:tcPr>
            <w:tcW w:w="1218" w:type="dxa"/>
            <w:shd w:val="clear" w:color="auto" w:fill="auto"/>
          </w:tcPr>
          <w:p w14:paraId="2E40D932" w14:textId="4D18D9C5" w:rsidR="00E50164" w:rsidRPr="00951EF6" w:rsidRDefault="00E50164" w:rsidP="008601F1">
            <w:pPr>
              <w:jc w:val="right"/>
            </w:pPr>
            <w:r w:rsidRPr="00951EF6">
              <w:t>1042</w:t>
            </w:r>
          </w:p>
        </w:tc>
        <w:tc>
          <w:tcPr>
            <w:tcW w:w="1218" w:type="dxa"/>
            <w:shd w:val="clear" w:color="auto" w:fill="auto"/>
          </w:tcPr>
          <w:p w14:paraId="08D90EF6" w14:textId="77777777" w:rsidR="00E50164" w:rsidRPr="00951EF6" w:rsidRDefault="00E50164" w:rsidP="00D7499D">
            <w:pPr>
              <w:jc w:val="right"/>
            </w:pPr>
            <w:r w:rsidRPr="00951EF6">
              <w:t>40</w:t>
            </w:r>
          </w:p>
        </w:tc>
      </w:tr>
      <w:tr w:rsidR="00E50164" w:rsidRPr="00D91812" w14:paraId="670E4852" w14:textId="77777777" w:rsidTr="00E50164">
        <w:trPr>
          <w:jc w:val="center"/>
        </w:trPr>
        <w:tc>
          <w:tcPr>
            <w:tcW w:w="1217" w:type="dxa"/>
            <w:shd w:val="clear" w:color="auto" w:fill="auto"/>
          </w:tcPr>
          <w:p w14:paraId="7B05C180" w14:textId="77777777" w:rsidR="00E50164" w:rsidRPr="00951EF6" w:rsidRDefault="00E50164" w:rsidP="00D7499D">
            <w:pPr>
              <w:jc w:val="right"/>
            </w:pPr>
            <w:r w:rsidRPr="00951EF6">
              <w:t>768</w:t>
            </w:r>
          </w:p>
        </w:tc>
        <w:tc>
          <w:tcPr>
            <w:tcW w:w="1228" w:type="dxa"/>
            <w:vAlign w:val="bottom"/>
          </w:tcPr>
          <w:p w14:paraId="26DD4350" w14:textId="77777777" w:rsidR="00E50164" w:rsidRDefault="00E50164" w:rsidP="008623D9">
            <w:pPr>
              <w:jc w:val="right"/>
              <w:rPr>
                <w:rFonts w:ascii="Calibri" w:hAnsi="Calibri"/>
                <w:color w:val="000000"/>
                <w:sz w:val="24"/>
                <w:szCs w:val="24"/>
              </w:rPr>
            </w:pPr>
            <w:r>
              <w:rPr>
                <w:rFonts w:ascii="Calibri" w:hAnsi="Calibri"/>
                <w:color w:val="000000"/>
              </w:rPr>
              <w:t>12288</w:t>
            </w:r>
          </w:p>
        </w:tc>
        <w:tc>
          <w:tcPr>
            <w:tcW w:w="1228" w:type="dxa"/>
            <w:shd w:val="clear" w:color="auto" w:fill="auto"/>
          </w:tcPr>
          <w:p w14:paraId="116C18A0" w14:textId="4D6733F5" w:rsidR="00E50164" w:rsidRPr="00951EF6" w:rsidRDefault="00E50164" w:rsidP="008601F1">
            <w:pPr>
              <w:jc w:val="right"/>
            </w:pPr>
            <w:r w:rsidRPr="00951EF6">
              <w:t>6</w:t>
            </w:r>
            <w:r w:rsidR="008601F1">
              <w:t>50</w:t>
            </w:r>
          </w:p>
        </w:tc>
        <w:tc>
          <w:tcPr>
            <w:tcW w:w="1217" w:type="dxa"/>
            <w:shd w:val="clear" w:color="auto" w:fill="auto"/>
          </w:tcPr>
          <w:p w14:paraId="7AF96D51" w14:textId="0B4117B2" w:rsidR="00E50164" w:rsidRPr="00951EF6" w:rsidRDefault="00E50164" w:rsidP="008601F1">
            <w:pPr>
              <w:jc w:val="right"/>
            </w:pPr>
            <w:r w:rsidRPr="00951EF6">
              <w:t>1141</w:t>
            </w:r>
          </w:p>
        </w:tc>
        <w:tc>
          <w:tcPr>
            <w:tcW w:w="1218" w:type="dxa"/>
            <w:shd w:val="clear" w:color="auto" w:fill="auto"/>
          </w:tcPr>
          <w:p w14:paraId="4DE3A94C" w14:textId="5B36CB66" w:rsidR="00E50164" w:rsidRPr="00951EF6" w:rsidRDefault="00E50164" w:rsidP="008601F1">
            <w:pPr>
              <w:jc w:val="right"/>
            </w:pPr>
            <w:r w:rsidRPr="00951EF6">
              <w:t>166</w:t>
            </w:r>
            <w:r w:rsidR="008601F1">
              <w:t>4</w:t>
            </w:r>
          </w:p>
        </w:tc>
        <w:tc>
          <w:tcPr>
            <w:tcW w:w="1218" w:type="dxa"/>
            <w:shd w:val="clear" w:color="auto" w:fill="auto"/>
          </w:tcPr>
          <w:p w14:paraId="31E29F9A" w14:textId="6025E9AF" w:rsidR="00E50164" w:rsidRPr="00951EF6" w:rsidRDefault="00E50164" w:rsidP="008601F1">
            <w:pPr>
              <w:jc w:val="right"/>
            </w:pPr>
            <w:r w:rsidRPr="00951EF6">
              <w:t>111</w:t>
            </w:r>
            <w:r w:rsidR="008601F1">
              <w:t>7</w:t>
            </w:r>
          </w:p>
        </w:tc>
        <w:tc>
          <w:tcPr>
            <w:tcW w:w="1218" w:type="dxa"/>
            <w:shd w:val="clear" w:color="auto" w:fill="auto"/>
          </w:tcPr>
          <w:p w14:paraId="5E11AC5D" w14:textId="77777777" w:rsidR="00E50164" w:rsidRPr="00951EF6" w:rsidRDefault="00E50164" w:rsidP="00D7499D">
            <w:pPr>
              <w:jc w:val="right"/>
            </w:pPr>
            <w:r w:rsidRPr="00951EF6">
              <w:t>40</w:t>
            </w:r>
          </w:p>
        </w:tc>
      </w:tr>
      <w:tr w:rsidR="00E50164" w:rsidRPr="00D91812" w14:paraId="2700B28E" w14:textId="77777777" w:rsidTr="00E50164">
        <w:trPr>
          <w:jc w:val="center"/>
        </w:trPr>
        <w:tc>
          <w:tcPr>
            <w:tcW w:w="1217" w:type="dxa"/>
            <w:shd w:val="clear" w:color="auto" w:fill="auto"/>
          </w:tcPr>
          <w:p w14:paraId="29F95825" w14:textId="77777777" w:rsidR="00E50164" w:rsidRPr="00951EF6" w:rsidRDefault="00E50164" w:rsidP="00D7499D">
            <w:pPr>
              <w:jc w:val="right"/>
            </w:pPr>
            <w:r w:rsidRPr="00951EF6">
              <w:t>1536</w:t>
            </w:r>
          </w:p>
        </w:tc>
        <w:tc>
          <w:tcPr>
            <w:tcW w:w="1228" w:type="dxa"/>
            <w:vAlign w:val="bottom"/>
          </w:tcPr>
          <w:p w14:paraId="5DB73B90" w14:textId="77777777" w:rsidR="00E50164" w:rsidRDefault="00E50164" w:rsidP="008623D9">
            <w:pPr>
              <w:jc w:val="right"/>
              <w:rPr>
                <w:rFonts w:ascii="Calibri" w:hAnsi="Calibri"/>
                <w:color w:val="000000"/>
                <w:sz w:val="24"/>
                <w:szCs w:val="24"/>
              </w:rPr>
            </w:pPr>
            <w:r>
              <w:rPr>
                <w:rFonts w:ascii="Calibri" w:hAnsi="Calibri"/>
                <w:color w:val="000000"/>
              </w:rPr>
              <w:t>24576</w:t>
            </w:r>
          </w:p>
        </w:tc>
        <w:tc>
          <w:tcPr>
            <w:tcW w:w="1228" w:type="dxa"/>
            <w:shd w:val="clear" w:color="auto" w:fill="auto"/>
          </w:tcPr>
          <w:p w14:paraId="5974DF06" w14:textId="2982D26A" w:rsidR="00E50164" w:rsidRPr="00951EF6" w:rsidRDefault="00E50164" w:rsidP="008601F1">
            <w:pPr>
              <w:jc w:val="right"/>
            </w:pPr>
            <w:r w:rsidRPr="00951EF6">
              <w:t>564</w:t>
            </w:r>
          </w:p>
        </w:tc>
        <w:tc>
          <w:tcPr>
            <w:tcW w:w="1217" w:type="dxa"/>
            <w:shd w:val="clear" w:color="auto" w:fill="auto"/>
          </w:tcPr>
          <w:p w14:paraId="739CCF9B" w14:textId="1ACEFF4E" w:rsidR="00E50164" w:rsidRPr="00951EF6" w:rsidRDefault="00E50164" w:rsidP="008601F1">
            <w:pPr>
              <w:jc w:val="right"/>
            </w:pPr>
            <w:r w:rsidRPr="00951EF6">
              <w:t>1049</w:t>
            </w:r>
          </w:p>
        </w:tc>
        <w:tc>
          <w:tcPr>
            <w:tcW w:w="1218" w:type="dxa"/>
            <w:shd w:val="clear" w:color="auto" w:fill="auto"/>
          </w:tcPr>
          <w:p w14:paraId="61D552C3" w14:textId="1225222A" w:rsidR="00E50164" w:rsidRPr="00951EF6" w:rsidRDefault="00E50164" w:rsidP="008601F1">
            <w:pPr>
              <w:jc w:val="right"/>
            </w:pPr>
            <w:r w:rsidRPr="00951EF6">
              <w:t>1620</w:t>
            </w:r>
          </w:p>
        </w:tc>
        <w:tc>
          <w:tcPr>
            <w:tcW w:w="1218" w:type="dxa"/>
            <w:shd w:val="clear" w:color="auto" w:fill="auto"/>
          </w:tcPr>
          <w:p w14:paraId="4FD4DA95" w14:textId="359C5C08" w:rsidR="00E50164" w:rsidRPr="00951EF6" w:rsidRDefault="00E50164" w:rsidP="008601F1">
            <w:pPr>
              <w:jc w:val="right"/>
            </w:pPr>
            <w:r w:rsidRPr="00951EF6">
              <w:t>1081</w:t>
            </w:r>
          </w:p>
        </w:tc>
        <w:tc>
          <w:tcPr>
            <w:tcW w:w="1218" w:type="dxa"/>
            <w:shd w:val="clear" w:color="auto" w:fill="auto"/>
          </w:tcPr>
          <w:p w14:paraId="33D25481" w14:textId="77777777" w:rsidR="00E50164" w:rsidRPr="00951EF6" w:rsidRDefault="00E50164" w:rsidP="00D7499D">
            <w:pPr>
              <w:jc w:val="right"/>
            </w:pPr>
            <w:r w:rsidRPr="00951EF6">
              <w:t>40</w:t>
            </w:r>
          </w:p>
        </w:tc>
      </w:tr>
      <w:tr w:rsidR="00E50164" w:rsidRPr="00D91812" w14:paraId="555EEAC5" w14:textId="77777777" w:rsidTr="00E50164">
        <w:trPr>
          <w:jc w:val="center"/>
        </w:trPr>
        <w:tc>
          <w:tcPr>
            <w:tcW w:w="1217" w:type="dxa"/>
            <w:shd w:val="clear" w:color="auto" w:fill="auto"/>
          </w:tcPr>
          <w:p w14:paraId="60CEB552" w14:textId="77777777" w:rsidR="00E50164" w:rsidRPr="00951EF6" w:rsidRDefault="00E50164" w:rsidP="00D7499D">
            <w:pPr>
              <w:jc w:val="right"/>
            </w:pPr>
            <w:r w:rsidRPr="00951EF6">
              <w:t>3072</w:t>
            </w:r>
          </w:p>
        </w:tc>
        <w:tc>
          <w:tcPr>
            <w:tcW w:w="1228" w:type="dxa"/>
            <w:vAlign w:val="bottom"/>
          </w:tcPr>
          <w:p w14:paraId="750EEC6B" w14:textId="77777777" w:rsidR="00E50164" w:rsidRDefault="00E50164" w:rsidP="008623D9">
            <w:pPr>
              <w:jc w:val="right"/>
              <w:rPr>
                <w:rFonts w:ascii="Calibri" w:hAnsi="Calibri"/>
                <w:color w:val="000000"/>
                <w:sz w:val="24"/>
                <w:szCs w:val="24"/>
              </w:rPr>
            </w:pPr>
            <w:r>
              <w:rPr>
                <w:rFonts w:ascii="Calibri" w:hAnsi="Calibri"/>
                <w:color w:val="000000"/>
              </w:rPr>
              <w:t>49152</w:t>
            </w:r>
          </w:p>
        </w:tc>
        <w:tc>
          <w:tcPr>
            <w:tcW w:w="1228" w:type="dxa"/>
            <w:shd w:val="clear" w:color="auto" w:fill="auto"/>
          </w:tcPr>
          <w:p w14:paraId="5890B8B6" w14:textId="4A837047" w:rsidR="00E50164" w:rsidRPr="00951EF6" w:rsidRDefault="00E50164" w:rsidP="008601F1">
            <w:pPr>
              <w:jc w:val="right"/>
            </w:pPr>
            <w:r w:rsidRPr="00951EF6">
              <w:t>835</w:t>
            </w:r>
          </w:p>
        </w:tc>
        <w:tc>
          <w:tcPr>
            <w:tcW w:w="1217" w:type="dxa"/>
            <w:shd w:val="clear" w:color="auto" w:fill="auto"/>
          </w:tcPr>
          <w:p w14:paraId="430AF110" w14:textId="0B9FA032" w:rsidR="00E50164" w:rsidRPr="00951EF6" w:rsidRDefault="00E50164" w:rsidP="008601F1">
            <w:pPr>
              <w:jc w:val="right"/>
            </w:pPr>
            <w:r w:rsidRPr="00951EF6">
              <w:t>130</w:t>
            </w:r>
            <w:r w:rsidR="008601F1">
              <w:t>9</w:t>
            </w:r>
          </w:p>
        </w:tc>
        <w:tc>
          <w:tcPr>
            <w:tcW w:w="1218" w:type="dxa"/>
            <w:shd w:val="clear" w:color="auto" w:fill="auto"/>
          </w:tcPr>
          <w:p w14:paraId="15CECF94" w14:textId="05D1686C" w:rsidR="00E50164" w:rsidRPr="00951EF6" w:rsidRDefault="00E50164" w:rsidP="008601F1">
            <w:pPr>
              <w:jc w:val="right"/>
            </w:pPr>
            <w:r w:rsidRPr="00951EF6">
              <w:t>178</w:t>
            </w:r>
            <w:r w:rsidR="008601F1">
              <w:t>7</w:t>
            </w:r>
          </w:p>
        </w:tc>
        <w:tc>
          <w:tcPr>
            <w:tcW w:w="1218" w:type="dxa"/>
            <w:shd w:val="clear" w:color="auto" w:fill="auto"/>
          </w:tcPr>
          <w:p w14:paraId="39FE0F4C" w14:textId="4D9FAAEF" w:rsidR="00E50164" w:rsidRPr="00951EF6" w:rsidRDefault="00E50164" w:rsidP="008601F1">
            <w:pPr>
              <w:jc w:val="right"/>
            </w:pPr>
            <w:r w:rsidRPr="00951EF6">
              <w:t>1307</w:t>
            </w:r>
          </w:p>
        </w:tc>
        <w:tc>
          <w:tcPr>
            <w:tcW w:w="1218" w:type="dxa"/>
            <w:shd w:val="clear" w:color="auto" w:fill="auto"/>
          </w:tcPr>
          <w:p w14:paraId="629DA8BB" w14:textId="77777777" w:rsidR="00E50164" w:rsidRPr="00951EF6" w:rsidRDefault="00E50164" w:rsidP="00D7499D">
            <w:pPr>
              <w:jc w:val="right"/>
            </w:pPr>
            <w:r w:rsidRPr="00951EF6">
              <w:t>40</w:t>
            </w:r>
          </w:p>
        </w:tc>
      </w:tr>
      <w:tr w:rsidR="00E50164" w:rsidRPr="00D91812" w14:paraId="003639F5" w14:textId="77777777" w:rsidTr="00E50164">
        <w:trPr>
          <w:jc w:val="center"/>
        </w:trPr>
        <w:tc>
          <w:tcPr>
            <w:tcW w:w="1217" w:type="dxa"/>
            <w:shd w:val="clear" w:color="auto" w:fill="auto"/>
          </w:tcPr>
          <w:p w14:paraId="3561636E" w14:textId="77777777" w:rsidR="00E50164" w:rsidRPr="00951EF6" w:rsidRDefault="00E50164" w:rsidP="00D7499D">
            <w:pPr>
              <w:jc w:val="right"/>
            </w:pPr>
            <w:r w:rsidRPr="00951EF6">
              <w:t>6144</w:t>
            </w:r>
          </w:p>
        </w:tc>
        <w:tc>
          <w:tcPr>
            <w:tcW w:w="1228" w:type="dxa"/>
            <w:vAlign w:val="bottom"/>
          </w:tcPr>
          <w:p w14:paraId="743040F5" w14:textId="77777777" w:rsidR="00E50164" w:rsidRDefault="00E50164" w:rsidP="008623D9">
            <w:pPr>
              <w:jc w:val="right"/>
              <w:rPr>
                <w:rFonts w:ascii="Calibri" w:hAnsi="Calibri"/>
                <w:color w:val="000000"/>
                <w:sz w:val="24"/>
                <w:szCs w:val="24"/>
              </w:rPr>
            </w:pPr>
            <w:r>
              <w:rPr>
                <w:rFonts w:ascii="Calibri" w:hAnsi="Calibri"/>
                <w:color w:val="000000"/>
              </w:rPr>
              <w:t>98304</w:t>
            </w:r>
          </w:p>
        </w:tc>
        <w:tc>
          <w:tcPr>
            <w:tcW w:w="1228" w:type="dxa"/>
            <w:shd w:val="clear" w:color="auto" w:fill="auto"/>
          </w:tcPr>
          <w:p w14:paraId="7A38FA93" w14:textId="016D7968" w:rsidR="00E50164" w:rsidRPr="00951EF6" w:rsidRDefault="00E50164" w:rsidP="008601F1">
            <w:pPr>
              <w:jc w:val="right"/>
            </w:pPr>
            <w:r w:rsidRPr="00951EF6">
              <w:t>661</w:t>
            </w:r>
          </w:p>
        </w:tc>
        <w:tc>
          <w:tcPr>
            <w:tcW w:w="1217" w:type="dxa"/>
            <w:shd w:val="clear" w:color="auto" w:fill="auto"/>
          </w:tcPr>
          <w:p w14:paraId="76F1D81A" w14:textId="5D90B1C3" w:rsidR="00E50164" w:rsidRPr="00951EF6" w:rsidRDefault="00E50164" w:rsidP="008601F1">
            <w:pPr>
              <w:jc w:val="right"/>
            </w:pPr>
            <w:r w:rsidRPr="00951EF6">
              <w:t>98</w:t>
            </w:r>
            <w:r w:rsidR="008601F1">
              <w:t>6</w:t>
            </w:r>
          </w:p>
        </w:tc>
        <w:tc>
          <w:tcPr>
            <w:tcW w:w="1218" w:type="dxa"/>
            <w:shd w:val="clear" w:color="auto" w:fill="auto"/>
          </w:tcPr>
          <w:p w14:paraId="36FC63A5" w14:textId="130078DC" w:rsidR="00E50164" w:rsidRPr="00951EF6" w:rsidRDefault="00E50164" w:rsidP="008601F1">
            <w:pPr>
              <w:jc w:val="right"/>
            </w:pPr>
            <w:r w:rsidRPr="00951EF6">
              <w:t>176</w:t>
            </w:r>
            <w:r w:rsidR="008601F1">
              <w:t>4</w:t>
            </w:r>
          </w:p>
        </w:tc>
        <w:tc>
          <w:tcPr>
            <w:tcW w:w="1218" w:type="dxa"/>
            <w:shd w:val="clear" w:color="auto" w:fill="auto"/>
          </w:tcPr>
          <w:p w14:paraId="0B8770B5" w14:textId="14293C6F" w:rsidR="00E50164" w:rsidRPr="00951EF6" w:rsidRDefault="00E50164" w:rsidP="008601F1">
            <w:pPr>
              <w:jc w:val="right"/>
            </w:pPr>
            <w:r w:rsidRPr="00951EF6">
              <w:t>104</w:t>
            </w:r>
            <w:r w:rsidR="008601F1">
              <w:t>1</w:t>
            </w:r>
          </w:p>
        </w:tc>
        <w:tc>
          <w:tcPr>
            <w:tcW w:w="1218" w:type="dxa"/>
            <w:shd w:val="clear" w:color="auto" w:fill="auto"/>
          </w:tcPr>
          <w:p w14:paraId="65FB9955" w14:textId="77777777" w:rsidR="00E50164" w:rsidRPr="00951EF6" w:rsidRDefault="00E50164" w:rsidP="00D7499D">
            <w:pPr>
              <w:jc w:val="right"/>
            </w:pPr>
            <w:r w:rsidRPr="00951EF6">
              <w:t>40</w:t>
            </w:r>
          </w:p>
        </w:tc>
      </w:tr>
      <w:tr w:rsidR="00E50164" w:rsidRPr="00D91812" w14:paraId="219C3EC5" w14:textId="77777777" w:rsidTr="00E50164">
        <w:trPr>
          <w:jc w:val="center"/>
        </w:trPr>
        <w:tc>
          <w:tcPr>
            <w:tcW w:w="1217" w:type="dxa"/>
            <w:shd w:val="clear" w:color="auto" w:fill="auto"/>
          </w:tcPr>
          <w:p w14:paraId="3B5A2AF2" w14:textId="77777777" w:rsidR="00E50164" w:rsidRPr="00951EF6" w:rsidRDefault="00E50164" w:rsidP="00D7499D">
            <w:pPr>
              <w:jc w:val="right"/>
            </w:pPr>
            <w:r w:rsidRPr="00951EF6">
              <w:t>12288</w:t>
            </w:r>
          </w:p>
        </w:tc>
        <w:tc>
          <w:tcPr>
            <w:tcW w:w="1228" w:type="dxa"/>
            <w:vAlign w:val="bottom"/>
          </w:tcPr>
          <w:p w14:paraId="0D2E4F93" w14:textId="77777777" w:rsidR="00E50164" w:rsidRDefault="00E50164" w:rsidP="008623D9">
            <w:pPr>
              <w:jc w:val="right"/>
              <w:rPr>
                <w:rFonts w:ascii="Calibri" w:hAnsi="Calibri"/>
                <w:color w:val="000000"/>
                <w:sz w:val="24"/>
                <w:szCs w:val="24"/>
              </w:rPr>
            </w:pPr>
            <w:r>
              <w:rPr>
                <w:rFonts w:ascii="Calibri" w:hAnsi="Calibri"/>
                <w:color w:val="000000"/>
              </w:rPr>
              <w:t>196608</w:t>
            </w:r>
          </w:p>
        </w:tc>
        <w:tc>
          <w:tcPr>
            <w:tcW w:w="1228" w:type="dxa"/>
            <w:shd w:val="clear" w:color="auto" w:fill="auto"/>
          </w:tcPr>
          <w:p w14:paraId="44AF6B1B" w14:textId="0D001DC2" w:rsidR="00E50164" w:rsidRPr="00951EF6" w:rsidRDefault="00E50164" w:rsidP="008601F1">
            <w:pPr>
              <w:jc w:val="right"/>
            </w:pPr>
            <w:r w:rsidRPr="00951EF6">
              <w:t>507</w:t>
            </w:r>
          </w:p>
        </w:tc>
        <w:tc>
          <w:tcPr>
            <w:tcW w:w="1217" w:type="dxa"/>
            <w:shd w:val="clear" w:color="auto" w:fill="auto"/>
          </w:tcPr>
          <w:p w14:paraId="18ACC733" w14:textId="58824E20" w:rsidR="00E50164" w:rsidRPr="00951EF6" w:rsidRDefault="00E50164" w:rsidP="008601F1">
            <w:pPr>
              <w:jc w:val="right"/>
            </w:pPr>
            <w:r w:rsidRPr="00951EF6">
              <w:t>798</w:t>
            </w:r>
          </w:p>
        </w:tc>
        <w:tc>
          <w:tcPr>
            <w:tcW w:w="1218" w:type="dxa"/>
            <w:shd w:val="clear" w:color="auto" w:fill="auto"/>
          </w:tcPr>
          <w:p w14:paraId="3762A195" w14:textId="19FC19BD" w:rsidR="00E50164" w:rsidRPr="00951EF6" w:rsidRDefault="00E50164" w:rsidP="008601F1">
            <w:pPr>
              <w:jc w:val="right"/>
            </w:pPr>
            <w:r w:rsidRPr="00951EF6">
              <w:t>1149</w:t>
            </w:r>
          </w:p>
        </w:tc>
        <w:tc>
          <w:tcPr>
            <w:tcW w:w="1218" w:type="dxa"/>
            <w:shd w:val="clear" w:color="auto" w:fill="auto"/>
          </w:tcPr>
          <w:p w14:paraId="5DDD917E" w14:textId="3D3BF423" w:rsidR="00E50164" w:rsidRPr="00951EF6" w:rsidRDefault="00E50164" w:rsidP="008601F1">
            <w:pPr>
              <w:jc w:val="right"/>
            </w:pPr>
            <w:r w:rsidRPr="00951EF6">
              <w:t>80</w:t>
            </w:r>
            <w:r w:rsidR="008601F1">
              <w:t>3</w:t>
            </w:r>
          </w:p>
        </w:tc>
        <w:tc>
          <w:tcPr>
            <w:tcW w:w="1218" w:type="dxa"/>
            <w:shd w:val="clear" w:color="auto" w:fill="auto"/>
          </w:tcPr>
          <w:p w14:paraId="182369BD" w14:textId="77777777" w:rsidR="00E50164" w:rsidRPr="00951EF6" w:rsidRDefault="00E50164" w:rsidP="00D7499D">
            <w:pPr>
              <w:jc w:val="right"/>
            </w:pPr>
            <w:r w:rsidRPr="00951EF6">
              <w:t>20</w:t>
            </w:r>
          </w:p>
        </w:tc>
      </w:tr>
      <w:tr w:rsidR="00E50164" w:rsidRPr="00D91812" w14:paraId="62112C82" w14:textId="77777777" w:rsidTr="00E50164">
        <w:trPr>
          <w:jc w:val="center"/>
        </w:trPr>
        <w:tc>
          <w:tcPr>
            <w:tcW w:w="1217" w:type="dxa"/>
            <w:tcBorders>
              <w:bottom w:val="double" w:sz="4" w:space="0" w:color="auto"/>
            </w:tcBorders>
            <w:shd w:val="clear" w:color="auto" w:fill="auto"/>
          </w:tcPr>
          <w:p w14:paraId="0220CD82" w14:textId="77777777" w:rsidR="00E50164" w:rsidRPr="00951EF6" w:rsidRDefault="00E50164" w:rsidP="00D7499D">
            <w:pPr>
              <w:jc w:val="right"/>
            </w:pPr>
            <w:r w:rsidRPr="00951EF6">
              <w:t>24576</w:t>
            </w:r>
          </w:p>
        </w:tc>
        <w:tc>
          <w:tcPr>
            <w:tcW w:w="1228" w:type="dxa"/>
            <w:tcBorders>
              <w:bottom w:val="double" w:sz="4" w:space="0" w:color="auto"/>
            </w:tcBorders>
          </w:tcPr>
          <w:p w14:paraId="3F78A1B5" w14:textId="77777777" w:rsidR="00E50164" w:rsidRPr="00450279" w:rsidRDefault="00E50164" w:rsidP="008623D9">
            <w:pPr>
              <w:jc w:val="right"/>
            </w:pPr>
            <w:r w:rsidRPr="00155F8C">
              <w:t>393216</w:t>
            </w:r>
          </w:p>
        </w:tc>
        <w:tc>
          <w:tcPr>
            <w:tcW w:w="1228" w:type="dxa"/>
            <w:tcBorders>
              <w:bottom w:val="double" w:sz="4" w:space="0" w:color="auto"/>
            </w:tcBorders>
            <w:shd w:val="clear" w:color="auto" w:fill="auto"/>
          </w:tcPr>
          <w:p w14:paraId="11E0806A" w14:textId="4011AEEB" w:rsidR="00E50164" w:rsidRPr="00951EF6" w:rsidRDefault="00E50164" w:rsidP="008601F1">
            <w:pPr>
              <w:jc w:val="right"/>
            </w:pPr>
            <w:r w:rsidRPr="00951EF6">
              <w:t>374</w:t>
            </w:r>
          </w:p>
        </w:tc>
        <w:tc>
          <w:tcPr>
            <w:tcW w:w="1217" w:type="dxa"/>
            <w:tcBorders>
              <w:bottom w:val="double" w:sz="4" w:space="0" w:color="auto"/>
            </w:tcBorders>
            <w:shd w:val="clear" w:color="auto" w:fill="auto"/>
          </w:tcPr>
          <w:p w14:paraId="6CAB1CF3" w14:textId="01703CCD" w:rsidR="00E50164" w:rsidRPr="00951EF6" w:rsidRDefault="00E50164" w:rsidP="008601F1">
            <w:pPr>
              <w:jc w:val="right"/>
            </w:pPr>
            <w:r w:rsidRPr="00951EF6">
              <w:t>423</w:t>
            </w:r>
          </w:p>
        </w:tc>
        <w:tc>
          <w:tcPr>
            <w:tcW w:w="1218" w:type="dxa"/>
            <w:tcBorders>
              <w:bottom w:val="double" w:sz="4" w:space="0" w:color="auto"/>
            </w:tcBorders>
            <w:shd w:val="clear" w:color="auto" w:fill="auto"/>
          </w:tcPr>
          <w:p w14:paraId="7B828A30" w14:textId="49D92644" w:rsidR="00E50164" w:rsidRPr="00951EF6" w:rsidRDefault="00E50164" w:rsidP="008601F1">
            <w:pPr>
              <w:jc w:val="right"/>
            </w:pPr>
            <w:r w:rsidRPr="00951EF6">
              <w:t>45</w:t>
            </w:r>
            <w:r w:rsidR="008601F1">
              <w:t>3</w:t>
            </w:r>
          </w:p>
        </w:tc>
        <w:tc>
          <w:tcPr>
            <w:tcW w:w="1218" w:type="dxa"/>
            <w:tcBorders>
              <w:bottom w:val="double" w:sz="4" w:space="0" w:color="auto"/>
            </w:tcBorders>
            <w:shd w:val="clear" w:color="auto" w:fill="auto"/>
          </w:tcPr>
          <w:p w14:paraId="59FC53A3" w14:textId="2A9DD579" w:rsidR="00E50164" w:rsidRPr="00951EF6" w:rsidRDefault="00E50164" w:rsidP="008601F1">
            <w:pPr>
              <w:jc w:val="right"/>
            </w:pPr>
            <w:r w:rsidRPr="00951EF6">
              <w:t>42</w:t>
            </w:r>
            <w:r w:rsidR="008601F1">
              <w:t>3</w:t>
            </w:r>
          </w:p>
        </w:tc>
        <w:tc>
          <w:tcPr>
            <w:tcW w:w="1218" w:type="dxa"/>
            <w:tcBorders>
              <w:bottom w:val="double" w:sz="4" w:space="0" w:color="auto"/>
            </w:tcBorders>
            <w:shd w:val="clear" w:color="auto" w:fill="auto"/>
          </w:tcPr>
          <w:p w14:paraId="40218C53" w14:textId="77777777" w:rsidR="00E50164" w:rsidRDefault="00E50164" w:rsidP="00D7499D">
            <w:pPr>
              <w:jc w:val="right"/>
            </w:pPr>
            <w:r w:rsidRPr="00951EF6">
              <w:t>10</w:t>
            </w:r>
          </w:p>
        </w:tc>
      </w:tr>
    </w:tbl>
    <w:p w14:paraId="47E567B2" w14:textId="48E418AC" w:rsidR="00C61165" w:rsidRDefault="00F3626D" w:rsidP="00F3626D">
      <w:pPr>
        <w:pStyle w:val="Caption"/>
        <w:jc w:val="center"/>
      </w:pPr>
      <w:bookmarkStart w:id="42" w:name="_Ref466025221"/>
      <w:r>
        <w:t xml:space="preserve">Table </w:t>
      </w:r>
      <w:r w:rsidR="00314F82">
        <w:fldChar w:fldCharType="begin"/>
      </w:r>
      <w:r w:rsidR="00314F82">
        <w:instrText xml:space="preserve"> SEQ Table \* ARABIC </w:instrText>
      </w:r>
      <w:r w:rsidR="00314F82">
        <w:fldChar w:fldCharType="separate"/>
      </w:r>
      <w:r w:rsidR="00A16C1E">
        <w:rPr>
          <w:noProof/>
        </w:rPr>
        <w:t>1</w:t>
      </w:r>
      <w:r w:rsidR="00314F82">
        <w:rPr>
          <w:noProof/>
        </w:rPr>
        <w:fldChar w:fldCharType="end"/>
      </w:r>
      <w:bookmarkEnd w:id="42"/>
      <w:r>
        <w:t>. ARCHER MPI-IO default striping (4) raw data.</w:t>
      </w:r>
    </w:p>
    <w:p w14:paraId="46C7E3CB" w14:textId="73C807B4" w:rsidR="00C61165" w:rsidRDefault="00C61165" w:rsidP="00724387">
      <w:pPr>
        <w:jc w:val="both"/>
      </w:pPr>
      <w:r>
        <w:t xml:space="preserve">Using the default stripe settings on ARCHER, the maximum write performance that can be achieved is just over 2,500 MiB/s, </w:t>
      </w:r>
      <w:r w:rsidR="000A4999">
        <w:t>just 8.3% o</w:t>
      </w:r>
      <w:r>
        <w:t>f the theoretical sustained performance of 30,000 MiB/s.</w:t>
      </w:r>
    </w:p>
    <w:p w14:paraId="7D7AAB33" w14:textId="77777777" w:rsidR="00C61165" w:rsidRDefault="00C61165" w:rsidP="00724387">
      <w:pPr>
        <w:jc w:val="both"/>
      </w:pPr>
    </w:p>
    <w:p w14:paraId="6606B62A" w14:textId="1E664AAF" w:rsidR="00B5046A" w:rsidRDefault="00B5046A" w:rsidP="00724387">
      <w:pPr>
        <w:jc w:val="both"/>
      </w:pPr>
      <w:r>
        <w:t>In the worst case, 48 writers give a speed of approximately 7 MiB/s, more than a factor of 200 slower than the maximum performance of n</w:t>
      </w:r>
      <w:r w:rsidR="00EF3DCA">
        <w:t>ear 1,500 MiB in that instance.</w:t>
      </w:r>
      <w:r w:rsidR="006C2DCF">
        <w:t xml:space="preserve"> This clearly illustrates the extreme effects file system contention from other users can have on the range of I/O performance.</w:t>
      </w:r>
    </w:p>
    <w:p w14:paraId="2A87662A" w14:textId="77777777" w:rsidR="00C61165" w:rsidRDefault="00C61165" w:rsidP="00724387">
      <w:pPr>
        <w:pStyle w:val="Heading4"/>
        <w:jc w:val="both"/>
      </w:pPr>
      <w:r>
        <w:lastRenderedPageBreak/>
        <w:t>Lustre Tuning</w:t>
      </w:r>
    </w:p>
    <w:p w14:paraId="27672B3B" w14:textId="77777777" w:rsidR="00C61165" w:rsidRDefault="00C61165" w:rsidP="00A72373">
      <w:pPr>
        <w:keepNext/>
        <w:jc w:val="both"/>
      </w:pPr>
    </w:p>
    <w:p w14:paraId="3BF24555" w14:textId="183DD7D9" w:rsidR="00C61165" w:rsidRDefault="00C61165" w:rsidP="00724387">
      <w:pPr>
        <w:jc w:val="both"/>
      </w:pPr>
      <w:r>
        <w:t xml:space="preserve">As described in </w:t>
      </w:r>
      <w:r w:rsidRPr="007921EB">
        <w:rPr>
          <w:rStyle w:val="Emphasis"/>
        </w:rPr>
        <w:t>Parallel I/O Performance on ARCHER</w:t>
      </w:r>
      <w:r w:rsidR="001D316A" w:rsidRPr="001D316A">
        <w:rPr>
          <w:i/>
        </w:rPr>
        <w:fldChar w:fldCharType="begin"/>
      </w:r>
      <w:r w:rsidR="001D316A" w:rsidRPr="001D316A">
        <w:rPr>
          <w:rStyle w:val="Emphasis"/>
          <w:i w:val="0"/>
        </w:rPr>
        <w:instrText xml:space="preserve"> REF _Ref465944888 \r \h </w:instrText>
      </w:r>
      <w:r w:rsidR="001D316A">
        <w:rPr>
          <w:i/>
        </w:rPr>
        <w:instrText xml:space="preserve"> \* MERGEFORMAT </w:instrText>
      </w:r>
      <w:r w:rsidR="001D316A" w:rsidRPr="001D316A">
        <w:rPr>
          <w:i/>
        </w:rPr>
      </w:r>
      <w:r w:rsidR="001D316A" w:rsidRPr="001D316A">
        <w:rPr>
          <w:i/>
        </w:rPr>
        <w:fldChar w:fldCharType="separate"/>
      </w:r>
      <w:r w:rsidR="00A16C1E">
        <w:rPr>
          <w:rStyle w:val="Emphasis"/>
          <w:i w:val="0"/>
        </w:rPr>
        <w:t>[13]</w:t>
      </w:r>
      <w:r w:rsidR="001D316A" w:rsidRPr="001D316A">
        <w:rPr>
          <w:i/>
        </w:rPr>
        <w:fldChar w:fldCharType="end"/>
      </w:r>
      <w:r w:rsidRPr="003740DD">
        <w:t>,</w:t>
      </w:r>
      <w:r>
        <w:t xml:space="preserve"> to get the best parallel write performance</w:t>
      </w:r>
      <w:r w:rsidR="00AD2372">
        <w:t xml:space="preserve"> </w:t>
      </w:r>
      <w:r w:rsidR="000D1590">
        <w:t xml:space="preserve">for a single-shared file </w:t>
      </w:r>
      <w:r w:rsidR="00AD2372">
        <w:t>case</w:t>
      </w:r>
      <w:r>
        <w:t xml:space="preserve"> we must use as many stripes as possible. This is achieved on Lustre by setting the striping to “-1” which stripes over all available OSTs. We repeated the benchmarks with:</w:t>
      </w:r>
    </w:p>
    <w:p w14:paraId="585AB1FB" w14:textId="77777777" w:rsidR="00C61165" w:rsidRDefault="00C61165" w:rsidP="00724387">
      <w:pPr>
        <w:jc w:val="both"/>
      </w:pPr>
    </w:p>
    <w:p w14:paraId="2A6ADDCD" w14:textId="77777777" w:rsidR="006A2787" w:rsidRDefault="006A2787" w:rsidP="00724387">
      <w:pPr>
        <w:pStyle w:val="ListParagraph"/>
        <w:numPr>
          <w:ilvl w:val="0"/>
          <w:numId w:val="41"/>
        </w:numPr>
        <w:jc w:val="both"/>
      </w:pPr>
      <w:r>
        <w:t>File system: fs3</w:t>
      </w:r>
    </w:p>
    <w:p w14:paraId="60CBBF5D" w14:textId="77777777" w:rsidR="00C61165" w:rsidRDefault="00C61165" w:rsidP="00724387">
      <w:pPr>
        <w:pStyle w:val="ListParagraph"/>
        <w:numPr>
          <w:ilvl w:val="0"/>
          <w:numId w:val="41"/>
        </w:numPr>
        <w:jc w:val="both"/>
      </w:pPr>
      <w:r>
        <w:t>Stripe size: 1 MiB</w:t>
      </w:r>
    </w:p>
    <w:p w14:paraId="03792DFA" w14:textId="77777777" w:rsidR="00C61165" w:rsidRDefault="00C61165" w:rsidP="00724387">
      <w:pPr>
        <w:pStyle w:val="ListParagraph"/>
        <w:numPr>
          <w:ilvl w:val="0"/>
          <w:numId w:val="41"/>
        </w:numPr>
        <w:jc w:val="both"/>
      </w:pPr>
      <w:r>
        <w:t>Number of stripes: -1 (corresponds to 48 on fs3)</w:t>
      </w:r>
    </w:p>
    <w:p w14:paraId="5AE58578" w14:textId="77777777" w:rsidR="00C61165" w:rsidRDefault="00C61165" w:rsidP="00724387">
      <w:pPr>
        <w:jc w:val="both"/>
      </w:pPr>
    </w:p>
    <w:p w14:paraId="323E2888" w14:textId="74574573" w:rsidR="00C61165" w:rsidRDefault="00C61165" w:rsidP="00724387">
      <w:pPr>
        <w:jc w:val="both"/>
      </w:pPr>
      <w:r>
        <w:t xml:space="preserve">The performance for this configuration is shown in </w:t>
      </w:r>
      <w:r w:rsidR="00316C07">
        <w:fldChar w:fldCharType="begin"/>
      </w:r>
      <w:r w:rsidR="00316C07">
        <w:instrText xml:space="preserve"> REF _Ref466025183 \h </w:instrText>
      </w:r>
      <w:r w:rsidR="00316C07">
        <w:fldChar w:fldCharType="separate"/>
      </w:r>
      <w:r w:rsidR="00A16C1E">
        <w:t xml:space="preserve">Figure </w:t>
      </w:r>
      <w:r w:rsidR="00A16C1E">
        <w:rPr>
          <w:noProof/>
        </w:rPr>
        <w:t>5</w:t>
      </w:r>
      <w:r w:rsidR="00316C07">
        <w:fldChar w:fldCharType="end"/>
      </w:r>
      <w:r w:rsidR="00316C07">
        <w:t xml:space="preserve"> </w:t>
      </w:r>
      <w:r>
        <w:t>and</w:t>
      </w:r>
      <w:r w:rsidR="00316C07">
        <w:t xml:space="preserve"> </w:t>
      </w:r>
      <w:r w:rsidR="00316C07">
        <w:fldChar w:fldCharType="begin"/>
      </w:r>
      <w:r w:rsidR="00316C07">
        <w:instrText xml:space="preserve"> REF _Ref466025192 \h </w:instrText>
      </w:r>
      <w:r w:rsidR="00316C07">
        <w:fldChar w:fldCharType="separate"/>
      </w:r>
      <w:r w:rsidR="00A16C1E">
        <w:t xml:space="preserve">Table </w:t>
      </w:r>
      <w:r w:rsidR="00A16C1E">
        <w:rPr>
          <w:noProof/>
        </w:rPr>
        <w:t>2</w:t>
      </w:r>
      <w:r w:rsidR="00316C07">
        <w:fldChar w:fldCharType="end"/>
      </w:r>
      <w:r>
        <w:t>.</w:t>
      </w:r>
    </w:p>
    <w:p w14:paraId="15A5BE61" w14:textId="77777777" w:rsidR="00C61165" w:rsidRDefault="00C61165" w:rsidP="00C61165"/>
    <w:p w14:paraId="128541F8" w14:textId="77CDD1B9" w:rsidR="00AF65E2" w:rsidRDefault="006A2787" w:rsidP="00AF65E2">
      <w:pPr>
        <w:keepNext/>
      </w:pPr>
      <w:r>
        <w:rPr>
          <w:noProof/>
          <w:lang w:eastAsia="en-GB"/>
        </w:rPr>
        <w:drawing>
          <wp:inline distT="0" distB="0" distL="0" distR="0" wp14:anchorId="0EBAE2FD" wp14:editId="4B22240D">
            <wp:extent cx="5758815" cy="3959225"/>
            <wp:effectExtent l="0" t="0" r="6985" b="3175"/>
            <wp:docPr id="2" name="Picture 2" descr="fs3_stats_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3_stats_b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815" cy="3959225"/>
                    </a:xfrm>
                    <a:prstGeom prst="rect">
                      <a:avLst/>
                    </a:prstGeom>
                    <a:noFill/>
                    <a:ln>
                      <a:noFill/>
                    </a:ln>
                  </pic:spPr>
                </pic:pic>
              </a:graphicData>
            </a:graphic>
          </wp:inline>
        </w:drawing>
      </w:r>
    </w:p>
    <w:p w14:paraId="1D407973" w14:textId="780AF565" w:rsidR="00E6295C" w:rsidRDefault="00AF65E2" w:rsidP="00AF65E2">
      <w:pPr>
        <w:pStyle w:val="Caption"/>
        <w:jc w:val="center"/>
      </w:pPr>
      <w:bookmarkStart w:id="43" w:name="_Ref466025183"/>
      <w:r>
        <w:t xml:space="preserve">Figure </w:t>
      </w:r>
      <w:r w:rsidR="00314F82">
        <w:fldChar w:fldCharType="begin"/>
      </w:r>
      <w:r w:rsidR="00314F82">
        <w:instrText xml:space="preserve"> SEQ Figure \* ARABIC </w:instrText>
      </w:r>
      <w:r w:rsidR="00314F82">
        <w:fldChar w:fldCharType="separate"/>
      </w:r>
      <w:r w:rsidR="00A16C1E">
        <w:rPr>
          <w:noProof/>
        </w:rPr>
        <w:t>5</w:t>
      </w:r>
      <w:r w:rsidR="00314F82">
        <w:rPr>
          <w:noProof/>
        </w:rPr>
        <w:fldChar w:fldCharType="end"/>
      </w:r>
      <w:bookmarkEnd w:id="43"/>
      <w:r>
        <w:t xml:space="preserve">. </w:t>
      </w:r>
      <w:r w:rsidRPr="000375A0">
        <w:t>ARCHER MPI-IO maximum striping (-1). Default striping of 4 is plotted for comparison</w:t>
      </w:r>
      <w:r>
        <w:t>.</w:t>
      </w:r>
    </w:p>
    <w:p w14:paraId="4D7FE6A6" w14:textId="77777777" w:rsidR="00F3626D" w:rsidRPr="00F3626D" w:rsidRDefault="00F3626D" w:rsidP="00F3626D"/>
    <w:tbl>
      <w:tblPr>
        <w:tblW w:w="0" w:type="auto"/>
        <w:jc w:val="center"/>
        <w:tblLook w:val="04A0" w:firstRow="1" w:lastRow="0" w:firstColumn="1" w:lastColumn="0" w:noHBand="0" w:noVBand="1"/>
      </w:tblPr>
      <w:tblGrid>
        <w:gridCol w:w="1217"/>
        <w:gridCol w:w="1217"/>
        <w:gridCol w:w="1217"/>
        <w:gridCol w:w="1217"/>
        <w:gridCol w:w="1218"/>
        <w:gridCol w:w="1218"/>
        <w:gridCol w:w="1218"/>
      </w:tblGrid>
      <w:tr w:rsidR="00155F8C" w:rsidRPr="00D91812" w14:paraId="3A585E30" w14:textId="77777777" w:rsidTr="008623D9">
        <w:trPr>
          <w:jc w:val="center"/>
        </w:trPr>
        <w:tc>
          <w:tcPr>
            <w:tcW w:w="1217" w:type="dxa"/>
            <w:tcBorders>
              <w:top w:val="double" w:sz="4" w:space="0" w:color="auto"/>
            </w:tcBorders>
            <w:shd w:val="clear" w:color="auto" w:fill="auto"/>
          </w:tcPr>
          <w:p w14:paraId="3EC05F26" w14:textId="77777777" w:rsidR="00155F8C" w:rsidRPr="00BE7A59" w:rsidRDefault="00155F8C" w:rsidP="00155F8C">
            <w:pPr>
              <w:rPr>
                <w:b/>
                <w:lang w:val="en-US"/>
              </w:rPr>
            </w:pPr>
          </w:p>
        </w:tc>
        <w:tc>
          <w:tcPr>
            <w:tcW w:w="1217" w:type="dxa"/>
            <w:tcBorders>
              <w:top w:val="double" w:sz="4" w:space="0" w:color="auto"/>
            </w:tcBorders>
          </w:tcPr>
          <w:p w14:paraId="750EFD68" w14:textId="77777777" w:rsidR="00155F8C" w:rsidRPr="00BE7A59" w:rsidRDefault="00155F8C" w:rsidP="00155F8C">
            <w:pPr>
              <w:rPr>
                <w:b/>
                <w:lang w:val="en-US"/>
              </w:rPr>
            </w:pPr>
          </w:p>
        </w:tc>
        <w:tc>
          <w:tcPr>
            <w:tcW w:w="4870" w:type="dxa"/>
            <w:gridSpan w:val="4"/>
            <w:tcBorders>
              <w:top w:val="double" w:sz="4" w:space="0" w:color="auto"/>
            </w:tcBorders>
            <w:shd w:val="clear" w:color="auto" w:fill="auto"/>
          </w:tcPr>
          <w:p w14:paraId="5B1C7F5B" w14:textId="77777777" w:rsidR="00155F8C" w:rsidRPr="00BE7A59" w:rsidRDefault="008901D8" w:rsidP="008901D8">
            <w:pPr>
              <w:rPr>
                <w:b/>
                <w:lang w:val="en-US"/>
              </w:rPr>
            </w:pPr>
            <w:r>
              <w:rPr>
                <w:b/>
                <w:lang w:val="en-US"/>
              </w:rPr>
              <w:t xml:space="preserve">          </w:t>
            </w:r>
            <w:r w:rsidR="00155F8C" w:rsidRPr="00BE7A59">
              <w:rPr>
                <w:b/>
                <w:lang w:val="en-US"/>
              </w:rPr>
              <w:t>Write Bandwidth (MiB/s)</w:t>
            </w:r>
          </w:p>
        </w:tc>
        <w:tc>
          <w:tcPr>
            <w:tcW w:w="1218" w:type="dxa"/>
            <w:tcBorders>
              <w:top w:val="double" w:sz="4" w:space="0" w:color="auto"/>
            </w:tcBorders>
            <w:shd w:val="clear" w:color="auto" w:fill="auto"/>
          </w:tcPr>
          <w:p w14:paraId="6F4EBA92" w14:textId="77777777" w:rsidR="00155F8C" w:rsidRPr="00BE7A59" w:rsidRDefault="00155F8C" w:rsidP="00155F8C">
            <w:pPr>
              <w:rPr>
                <w:b/>
                <w:lang w:val="en-US"/>
              </w:rPr>
            </w:pPr>
          </w:p>
        </w:tc>
      </w:tr>
      <w:tr w:rsidR="00155F8C" w:rsidRPr="00D91812" w14:paraId="2AAF9AC7" w14:textId="77777777" w:rsidTr="008623D9">
        <w:trPr>
          <w:jc w:val="center"/>
        </w:trPr>
        <w:tc>
          <w:tcPr>
            <w:tcW w:w="1217" w:type="dxa"/>
            <w:tcBorders>
              <w:bottom w:val="single" w:sz="4" w:space="0" w:color="auto"/>
            </w:tcBorders>
            <w:shd w:val="clear" w:color="auto" w:fill="auto"/>
          </w:tcPr>
          <w:p w14:paraId="6B2227AF" w14:textId="77777777" w:rsidR="00155F8C" w:rsidRPr="00BE7A59" w:rsidRDefault="00155F8C" w:rsidP="00BE7A59">
            <w:pPr>
              <w:jc w:val="right"/>
              <w:rPr>
                <w:b/>
                <w:lang w:val="en-US"/>
              </w:rPr>
            </w:pPr>
            <w:r w:rsidRPr="00BE7A59">
              <w:rPr>
                <w:b/>
                <w:lang w:val="en-US"/>
              </w:rPr>
              <w:t>Writers</w:t>
            </w:r>
          </w:p>
        </w:tc>
        <w:tc>
          <w:tcPr>
            <w:tcW w:w="1217" w:type="dxa"/>
            <w:tcBorders>
              <w:bottom w:val="single" w:sz="4" w:space="0" w:color="auto"/>
            </w:tcBorders>
          </w:tcPr>
          <w:p w14:paraId="18595305" w14:textId="77777777" w:rsidR="00155F8C" w:rsidRPr="00BE7A59" w:rsidRDefault="00155F8C" w:rsidP="00BE7A59">
            <w:pPr>
              <w:jc w:val="right"/>
              <w:rPr>
                <w:b/>
                <w:lang w:val="en-US"/>
              </w:rPr>
            </w:pPr>
            <w:r w:rsidRPr="00155F8C">
              <w:rPr>
                <w:b/>
                <w:lang w:val="en-US"/>
              </w:rPr>
              <w:t>Total MiB</w:t>
            </w:r>
          </w:p>
        </w:tc>
        <w:tc>
          <w:tcPr>
            <w:tcW w:w="1217" w:type="dxa"/>
            <w:tcBorders>
              <w:bottom w:val="single" w:sz="4" w:space="0" w:color="auto"/>
            </w:tcBorders>
            <w:shd w:val="clear" w:color="auto" w:fill="auto"/>
          </w:tcPr>
          <w:p w14:paraId="35D2B6C4" w14:textId="77777777" w:rsidR="00155F8C" w:rsidRPr="00BE7A59" w:rsidRDefault="00155F8C" w:rsidP="00BE7A59">
            <w:pPr>
              <w:jc w:val="right"/>
              <w:rPr>
                <w:b/>
                <w:lang w:val="en-US"/>
              </w:rPr>
            </w:pPr>
            <w:r w:rsidRPr="00BE7A59">
              <w:rPr>
                <w:b/>
                <w:lang w:val="en-US"/>
              </w:rPr>
              <w:t>Min.</w:t>
            </w:r>
          </w:p>
        </w:tc>
        <w:tc>
          <w:tcPr>
            <w:tcW w:w="1217" w:type="dxa"/>
            <w:tcBorders>
              <w:bottom w:val="single" w:sz="4" w:space="0" w:color="auto"/>
            </w:tcBorders>
            <w:shd w:val="clear" w:color="auto" w:fill="auto"/>
          </w:tcPr>
          <w:p w14:paraId="6FBA4FC6" w14:textId="77777777" w:rsidR="00155F8C" w:rsidRPr="00BE7A59" w:rsidRDefault="00155F8C" w:rsidP="00BE7A59">
            <w:pPr>
              <w:jc w:val="right"/>
              <w:rPr>
                <w:b/>
                <w:lang w:val="en-US"/>
              </w:rPr>
            </w:pPr>
            <w:r w:rsidRPr="00BE7A59">
              <w:rPr>
                <w:b/>
                <w:lang w:val="en-US"/>
              </w:rPr>
              <w:t>Median</w:t>
            </w:r>
          </w:p>
        </w:tc>
        <w:tc>
          <w:tcPr>
            <w:tcW w:w="1218" w:type="dxa"/>
            <w:tcBorders>
              <w:bottom w:val="single" w:sz="4" w:space="0" w:color="auto"/>
            </w:tcBorders>
            <w:shd w:val="clear" w:color="auto" w:fill="auto"/>
          </w:tcPr>
          <w:p w14:paraId="59933F36" w14:textId="77777777" w:rsidR="00155F8C" w:rsidRPr="00BE7A59" w:rsidRDefault="00155F8C" w:rsidP="00BE7A59">
            <w:pPr>
              <w:jc w:val="right"/>
              <w:rPr>
                <w:b/>
                <w:lang w:val="en-US"/>
              </w:rPr>
            </w:pPr>
            <w:r w:rsidRPr="00BE7A59">
              <w:rPr>
                <w:b/>
                <w:lang w:val="en-US"/>
              </w:rPr>
              <w:t>Max.</w:t>
            </w:r>
          </w:p>
        </w:tc>
        <w:tc>
          <w:tcPr>
            <w:tcW w:w="1218" w:type="dxa"/>
            <w:tcBorders>
              <w:bottom w:val="single" w:sz="4" w:space="0" w:color="auto"/>
            </w:tcBorders>
            <w:shd w:val="clear" w:color="auto" w:fill="auto"/>
          </w:tcPr>
          <w:p w14:paraId="00ECE432" w14:textId="77777777" w:rsidR="00155F8C" w:rsidRPr="00BE7A59" w:rsidRDefault="00155F8C" w:rsidP="00BE7A59">
            <w:pPr>
              <w:jc w:val="right"/>
              <w:rPr>
                <w:b/>
                <w:lang w:val="en-US"/>
              </w:rPr>
            </w:pPr>
            <w:r w:rsidRPr="00BE7A59">
              <w:rPr>
                <w:b/>
                <w:lang w:val="en-US"/>
              </w:rPr>
              <w:t>Mean</w:t>
            </w:r>
          </w:p>
        </w:tc>
        <w:tc>
          <w:tcPr>
            <w:tcW w:w="1218" w:type="dxa"/>
            <w:tcBorders>
              <w:bottom w:val="single" w:sz="4" w:space="0" w:color="auto"/>
            </w:tcBorders>
            <w:shd w:val="clear" w:color="auto" w:fill="auto"/>
          </w:tcPr>
          <w:p w14:paraId="1AFB0305" w14:textId="77777777" w:rsidR="00155F8C" w:rsidRPr="00BE7A59" w:rsidRDefault="00155F8C" w:rsidP="00BE7A59">
            <w:pPr>
              <w:jc w:val="right"/>
              <w:rPr>
                <w:b/>
                <w:lang w:val="en-US"/>
              </w:rPr>
            </w:pPr>
            <w:r w:rsidRPr="00BE7A59">
              <w:rPr>
                <w:b/>
                <w:lang w:val="en-US"/>
              </w:rPr>
              <w:t>Count</w:t>
            </w:r>
          </w:p>
        </w:tc>
      </w:tr>
      <w:tr w:rsidR="00155F8C" w:rsidRPr="00D91812" w14:paraId="28E4AF05" w14:textId="77777777" w:rsidTr="008623D9">
        <w:trPr>
          <w:jc w:val="center"/>
        </w:trPr>
        <w:tc>
          <w:tcPr>
            <w:tcW w:w="1217" w:type="dxa"/>
            <w:tcBorders>
              <w:top w:val="single" w:sz="4" w:space="0" w:color="auto"/>
            </w:tcBorders>
            <w:shd w:val="clear" w:color="auto" w:fill="auto"/>
          </w:tcPr>
          <w:p w14:paraId="2DD19FF8" w14:textId="77777777" w:rsidR="00155F8C" w:rsidRPr="00450279" w:rsidRDefault="00155F8C" w:rsidP="00D7499D">
            <w:pPr>
              <w:jc w:val="right"/>
            </w:pPr>
            <w:r w:rsidRPr="00450279">
              <w:t>24</w:t>
            </w:r>
          </w:p>
        </w:tc>
        <w:tc>
          <w:tcPr>
            <w:tcW w:w="1217" w:type="dxa"/>
            <w:tcBorders>
              <w:top w:val="single" w:sz="4" w:space="0" w:color="auto"/>
            </w:tcBorders>
            <w:vAlign w:val="bottom"/>
          </w:tcPr>
          <w:p w14:paraId="5DF2BCDA" w14:textId="77777777" w:rsidR="00155F8C" w:rsidRDefault="00155F8C">
            <w:pPr>
              <w:jc w:val="right"/>
              <w:rPr>
                <w:rFonts w:ascii="Calibri" w:hAnsi="Calibri"/>
                <w:color w:val="000000"/>
                <w:sz w:val="24"/>
                <w:szCs w:val="24"/>
              </w:rPr>
            </w:pPr>
            <w:r>
              <w:rPr>
                <w:rFonts w:ascii="Calibri" w:hAnsi="Calibri"/>
                <w:color w:val="000000"/>
              </w:rPr>
              <w:t>384</w:t>
            </w:r>
          </w:p>
        </w:tc>
        <w:tc>
          <w:tcPr>
            <w:tcW w:w="1217" w:type="dxa"/>
            <w:tcBorders>
              <w:top w:val="single" w:sz="4" w:space="0" w:color="auto"/>
            </w:tcBorders>
            <w:shd w:val="clear" w:color="auto" w:fill="auto"/>
          </w:tcPr>
          <w:p w14:paraId="4443F1E4" w14:textId="350B7613" w:rsidR="00155F8C" w:rsidRPr="00450279" w:rsidRDefault="00155F8C" w:rsidP="008601F1">
            <w:pPr>
              <w:jc w:val="right"/>
            </w:pPr>
            <w:r w:rsidRPr="00450279">
              <w:t>23</w:t>
            </w:r>
            <w:r w:rsidR="008601F1">
              <w:t>4</w:t>
            </w:r>
          </w:p>
        </w:tc>
        <w:tc>
          <w:tcPr>
            <w:tcW w:w="1217" w:type="dxa"/>
            <w:tcBorders>
              <w:top w:val="single" w:sz="4" w:space="0" w:color="auto"/>
            </w:tcBorders>
            <w:shd w:val="clear" w:color="auto" w:fill="auto"/>
          </w:tcPr>
          <w:p w14:paraId="7DA38F31" w14:textId="13BD81FC" w:rsidR="00155F8C" w:rsidRPr="00450279" w:rsidRDefault="00155F8C" w:rsidP="008601F1">
            <w:pPr>
              <w:jc w:val="right"/>
            </w:pPr>
            <w:r w:rsidRPr="00450279">
              <w:t>39</w:t>
            </w:r>
            <w:r w:rsidR="008601F1">
              <w:t>6</w:t>
            </w:r>
          </w:p>
        </w:tc>
        <w:tc>
          <w:tcPr>
            <w:tcW w:w="1218" w:type="dxa"/>
            <w:tcBorders>
              <w:top w:val="single" w:sz="4" w:space="0" w:color="auto"/>
            </w:tcBorders>
            <w:shd w:val="clear" w:color="auto" w:fill="auto"/>
          </w:tcPr>
          <w:p w14:paraId="06B94311" w14:textId="6830542C" w:rsidR="00155F8C" w:rsidRPr="00450279" w:rsidRDefault="00155F8C" w:rsidP="00D7499D">
            <w:pPr>
              <w:jc w:val="right"/>
            </w:pPr>
            <w:r w:rsidRPr="00450279">
              <w:t>61</w:t>
            </w:r>
            <w:r w:rsidR="008601F1">
              <w:t>6</w:t>
            </w:r>
          </w:p>
        </w:tc>
        <w:tc>
          <w:tcPr>
            <w:tcW w:w="1218" w:type="dxa"/>
            <w:tcBorders>
              <w:top w:val="single" w:sz="4" w:space="0" w:color="auto"/>
            </w:tcBorders>
            <w:shd w:val="clear" w:color="auto" w:fill="auto"/>
          </w:tcPr>
          <w:p w14:paraId="0C4E84D2" w14:textId="2119FB98" w:rsidR="00155F8C" w:rsidRPr="00450279" w:rsidRDefault="00155F8C" w:rsidP="008601F1">
            <w:pPr>
              <w:jc w:val="right"/>
            </w:pPr>
            <w:r w:rsidRPr="00450279">
              <w:t>43</w:t>
            </w:r>
            <w:r w:rsidR="008601F1">
              <w:t>2</w:t>
            </w:r>
          </w:p>
        </w:tc>
        <w:tc>
          <w:tcPr>
            <w:tcW w:w="1218" w:type="dxa"/>
            <w:tcBorders>
              <w:top w:val="single" w:sz="4" w:space="0" w:color="auto"/>
            </w:tcBorders>
            <w:shd w:val="clear" w:color="auto" w:fill="auto"/>
          </w:tcPr>
          <w:p w14:paraId="3B4A351F" w14:textId="77777777" w:rsidR="00155F8C" w:rsidRPr="00450279" w:rsidRDefault="00155F8C" w:rsidP="00D7499D">
            <w:pPr>
              <w:jc w:val="right"/>
            </w:pPr>
            <w:r w:rsidRPr="00450279">
              <w:t>30</w:t>
            </w:r>
          </w:p>
        </w:tc>
      </w:tr>
      <w:tr w:rsidR="00155F8C" w:rsidRPr="00D91812" w14:paraId="67972B26" w14:textId="77777777" w:rsidTr="008623D9">
        <w:trPr>
          <w:jc w:val="center"/>
        </w:trPr>
        <w:tc>
          <w:tcPr>
            <w:tcW w:w="1217" w:type="dxa"/>
            <w:shd w:val="clear" w:color="auto" w:fill="auto"/>
          </w:tcPr>
          <w:p w14:paraId="681B149A" w14:textId="77777777" w:rsidR="00155F8C" w:rsidRPr="00450279" w:rsidRDefault="00155F8C" w:rsidP="00D7499D">
            <w:pPr>
              <w:jc w:val="right"/>
            </w:pPr>
            <w:r w:rsidRPr="00450279">
              <w:t>48</w:t>
            </w:r>
          </w:p>
        </w:tc>
        <w:tc>
          <w:tcPr>
            <w:tcW w:w="1217" w:type="dxa"/>
            <w:vAlign w:val="bottom"/>
          </w:tcPr>
          <w:p w14:paraId="71F24437" w14:textId="77777777" w:rsidR="00155F8C" w:rsidRDefault="00155F8C">
            <w:pPr>
              <w:jc w:val="right"/>
              <w:rPr>
                <w:rFonts w:ascii="Calibri" w:hAnsi="Calibri"/>
                <w:color w:val="000000"/>
                <w:sz w:val="24"/>
                <w:szCs w:val="24"/>
              </w:rPr>
            </w:pPr>
            <w:r>
              <w:rPr>
                <w:rFonts w:ascii="Calibri" w:hAnsi="Calibri"/>
                <w:color w:val="000000"/>
              </w:rPr>
              <w:t>768</w:t>
            </w:r>
          </w:p>
        </w:tc>
        <w:tc>
          <w:tcPr>
            <w:tcW w:w="1217" w:type="dxa"/>
            <w:shd w:val="clear" w:color="auto" w:fill="auto"/>
          </w:tcPr>
          <w:p w14:paraId="762FDDE0" w14:textId="7CD5C75D" w:rsidR="00155F8C" w:rsidRPr="00450279" w:rsidRDefault="00155F8C" w:rsidP="008601F1">
            <w:pPr>
              <w:jc w:val="right"/>
            </w:pPr>
            <w:r w:rsidRPr="00450279">
              <w:t>2</w:t>
            </w:r>
            <w:r w:rsidR="008601F1">
              <w:t>4</w:t>
            </w:r>
          </w:p>
        </w:tc>
        <w:tc>
          <w:tcPr>
            <w:tcW w:w="1217" w:type="dxa"/>
            <w:shd w:val="clear" w:color="auto" w:fill="auto"/>
          </w:tcPr>
          <w:p w14:paraId="255FC9CC" w14:textId="304E3020" w:rsidR="00155F8C" w:rsidRPr="00450279" w:rsidRDefault="00155F8C" w:rsidP="00D7499D">
            <w:pPr>
              <w:jc w:val="right"/>
            </w:pPr>
            <w:r w:rsidRPr="00450279">
              <w:t>58</w:t>
            </w:r>
            <w:r w:rsidR="008601F1">
              <w:t>1</w:t>
            </w:r>
          </w:p>
        </w:tc>
        <w:tc>
          <w:tcPr>
            <w:tcW w:w="1218" w:type="dxa"/>
            <w:shd w:val="clear" w:color="auto" w:fill="auto"/>
          </w:tcPr>
          <w:p w14:paraId="66CD4E7B" w14:textId="4299007C" w:rsidR="00155F8C" w:rsidRPr="00450279" w:rsidRDefault="00155F8C" w:rsidP="008601F1">
            <w:pPr>
              <w:jc w:val="right"/>
            </w:pPr>
            <w:r w:rsidRPr="00450279">
              <w:t>135</w:t>
            </w:r>
            <w:r w:rsidR="008601F1">
              <w:t>6</w:t>
            </w:r>
          </w:p>
        </w:tc>
        <w:tc>
          <w:tcPr>
            <w:tcW w:w="1218" w:type="dxa"/>
            <w:shd w:val="clear" w:color="auto" w:fill="auto"/>
          </w:tcPr>
          <w:p w14:paraId="6D48A770" w14:textId="02B46C1E" w:rsidR="00155F8C" w:rsidRPr="00450279" w:rsidRDefault="00155F8C" w:rsidP="00D7499D">
            <w:pPr>
              <w:jc w:val="right"/>
            </w:pPr>
            <w:r w:rsidRPr="00450279">
              <w:t>694</w:t>
            </w:r>
          </w:p>
        </w:tc>
        <w:tc>
          <w:tcPr>
            <w:tcW w:w="1218" w:type="dxa"/>
            <w:shd w:val="clear" w:color="auto" w:fill="auto"/>
          </w:tcPr>
          <w:p w14:paraId="174C5CF7" w14:textId="77777777" w:rsidR="00155F8C" w:rsidRPr="00450279" w:rsidRDefault="00155F8C" w:rsidP="00D7499D">
            <w:pPr>
              <w:jc w:val="right"/>
            </w:pPr>
            <w:r w:rsidRPr="00450279">
              <w:t>40</w:t>
            </w:r>
          </w:p>
        </w:tc>
      </w:tr>
      <w:tr w:rsidR="00155F8C" w:rsidRPr="00D91812" w14:paraId="58B0C753" w14:textId="77777777" w:rsidTr="008623D9">
        <w:trPr>
          <w:jc w:val="center"/>
        </w:trPr>
        <w:tc>
          <w:tcPr>
            <w:tcW w:w="1217" w:type="dxa"/>
            <w:shd w:val="clear" w:color="auto" w:fill="auto"/>
          </w:tcPr>
          <w:p w14:paraId="2D5F2C38" w14:textId="77777777" w:rsidR="00155F8C" w:rsidRPr="00450279" w:rsidRDefault="00155F8C" w:rsidP="00D7499D">
            <w:pPr>
              <w:jc w:val="right"/>
            </w:pPr>
            <w:r w:rsidRPr="00450279">
              <w:t>96</w:t>
            </w:r>
          </w:p>
        </w:tc>
        <w:tc>
          <w:tcPr>
            <w:tcW w:w="1217" w:type="dxa"/>
            <w:vAlign w:val="bottom"/>
          </w:tcPr>
          <w:p w14:paraId="37302AE6" w14:textId="77777777" w:rsidR="00155F8C" w:rsidRDefault="00155F8C">
            <w:pPr>
              <w:jc w:val="right"/>
              <w:rPr>
                <w:rFonts w:ascii="Calibri" w:hAnsi="Calibri"/>
                <w:color w:val="000000"/>
                <w:sz w:val="24"/>
                <w:szCs w:val="24"/>
              </w:rPr>
            </w:pPr>
            <w:r>
              <w:rPr>
                <w:rFonts w:ascii="Calibri" w:hAnsi="Calibri"/>
                <w:color w:val="000000"/>
              </w:rPr>
              <w:t>1536</w:t>
            </w:r>
          </w:p>
        </w:tc>
        <w:tc>
          <w:tcPr>
            <w:tcW w:w="1217" w:type="dxa"/>
            <w:shd w:val="clear" w:color="auto" w:fill="auto"/>
          </w:tcPr>
          <w:p w14:paraId="4DEA8921" w14:textId="5EA470EC" w:rsidR="00155F8C" w:rsidRPr="00450279" w:rsidRDefault="00155F8C" w:rsidP="008601F1">
            <w:pPr>
              <w:jc w:val="right"/>
            </w:pPr>
            <w:r w:rsidRPr="00450279">
              <w:t>9</w:t>
            </w:r>
            <w:r w:rsidR="008601F1">
              <w:t>3</w:t>
            </w:r>
          </w:p>
        </w:tc>
        <w:tc>
          <w:tcPr>
            <w:tcW w:w="1217" w:type="dxa"/>
            <w:shd w:val="clear" w:color="auto" w:fill="auto"/>
          </w:tcPr>
          <w:p w14:paraId="399B8D15" w14:textId="658CE626" w:rsidR="00155F8C" w:rsidRPr="00450279" w:rsidRDefault="00155F8C" w:rsidP="008601F1">
            <w:pPr>
              <w:jc w:val="right"/>
            </w:pPr>
            <w:r w:rsidRPr="00450279">
              <w:t>1289</w:t>
            </w:r>
          </w:p>
        </w:tc>
        <w:tc>
          <w:tcPr>
            <w:tcW w:w="1218" w:type="dxa"/>
            <w:shd w:val="clear" w:color="auto" w:fill="auto"/>
          </w:tcPr>
          <w:p w14:paraId="1F802D28" w14:textId="69663D88" w:rsidR="00155F8C" w:rsidRPr="00450279" w:rsidRDefault="00155F8C" w:rsidP="00D7499D">
            <w:pPr>
              <w:jc w:val="right"/>
            </w:pPr>
            <w:r w:rsidRPr="00450279">
              <w:t>2559</w:t>
            </w:r>
          </w:p>
        </w:tc>
        <w:tc>
          <w:tcPr>
            <w:tcW w:w="1218" w:type="dxa"/>
            <w:shd w:val="clear" w:color="auto" w:fill="auto"/>
          </w:tcPr>
          <w:p w14:paraId="135118CC" w14:textId="125382AB" w:rsidR="00155F8C" w:rsidRPr="00450279" w:rsidRDefault="00155F8C" w:rsidP="008601F1">
            <w:pPr>
              <w:jc w:val="right"/>
            </w:pPr>
            <w:r w:rsidRPr="00450279">
              <w:t>123</w:t>
            </w:r>
            <w:r w:rsidR="008601F1">
              <w:t>3</w:t>
            </w:r>
          </w:p>
        </w:tc>
        <w:tc>
          <w:tcPr>
            <w:tcW w:w="1218" w:type="dxa"/>
            <w:shd w:val="clear" w:color="auto" w:fill="auto"/>
          </w:tcPr>
          <w:p w14:paraId="2931059B" w14:textId="77777777" w:rsidR="00155F8C" w:rsidRPr="00450279" w:rsidRDefault="00155F8C" w:rsidP="00D7499D">
            <w:pPr>
              <w:jc w:val="right"/>
            </w:pPr>
            <w:r w:rsidRPr="00450279">
              <w:t>40</w:t>
            </w:r>
          </w:p>
        </w:tc>
      </w:tr>
      <w:tr w:rsidR="00155F8C" w:rsidRPr="00D91812" w14:paraId="5A6BADC9" w14:textId="77777777" w:rsidTr="008623D9">
        <w:trPr>
          <w:jc w:val="center"/>
        </w:trPr>
        <w:tc>
          <w:tcPr>
            <w:tcW w:w="1217" w:type="dxa"/>
            <w:shd w:val="clear" w:color="auto" w:fill="auto"/>
          </w:tcPr>
          <w:p w14:paraId="10DBA7F4" w14:textId="77777777" w:rsidR="00155F8C" w:rsidRPr="00450279" w:rsidRDefault="00155F8C" w:rsidP="00D7499D">
            <w:pPr>
              <w:jc w:val="right"/>
            </w:pPr>
            <w:r w:rsidRPr="00450279">
              <w:t>192</w:t>
            </w:r>
          </w:p>
        </w:tc>
        <w:tc>
          <w:tcPr>
            <w:tcW w:w="1217" w:type="dxa"/>
            <w:vAlign w:val="bottom"/>
          </w:tcPr>
          <w:p w14:paraId="55C6E53A" w14:textId="77777777" w:rsidR="00155F8C" w:rsidRDefault="00155F8C">
            <w:pPr>
              <w:jc w:val="right"/>
              <w:rPr>
                <w:rFonts w:ascii="Calibri" w:hAnsi="Calibri"/>
                <w:color w:val="000000"/>
                <w:sz w:val="24"/>
                <w:szCs w:val="24"/>
              </w:rPr>
            </w:pPr>
            <w:r>
              <w:rPr>
                <w:rFonts w:ascii="Calibri" w:hAnsi="Calibri"/>
                <w:color w:val="000000"/>
              </w:rPr>
              <w:t>3072</w:t>
            </w:r>
          </w:p>
        </w:tc>
        <w:tc>
          <w:tcPr>
            <w:tcW w:w="1217" w:type="dxa"/>
            <w:shd w:val="clear" w:color="auto" w:fill="auto"/>
          </w:tcPr>
          <w:p w14:paraId="4A54B4A4" w14:textId="28C8A20E" w:rsidR="00155F8C" w:rsidRPr="00450279" w:rsidRDefault="00155F8C" w:rsidP="008601F1">
            <w:pPr>
              <w:jc w:val="right"/>
            </w:pPr>
            <w:r w:rsidRPr="00450279">
              <w:t>123</w:t>
            </w:r>
          </w:p>
        </w:tc>
        <w:tc>
          <w:tcPr>
            <w:tcW w:w="1217" w:type="dxa"/>
            <w:shd w:val="clear" w:color="auto" w:fill="auto"/>
          </w:tcPr>
          <w:p w14:paraId="2EA2D7DD" w14:textId="33FDB4F3" w:rsidR="00155F8C" w:rsidRPr="00450279" w:rsidRDefault="00155F8C" w:rsidP="008601F1">
            <w:pPr>
              <w:jc w:val="right"/>
            </w:pPr>
            <w:r w:rsidRPr="00450279">
              <w:t>231</w:t>
            </w:r>
            <w:r w:rsidR="008601F1">
              <w:t>7</w:t>
            </w:r>
          </w:p>
        </w:tc>
        <w:tc>
          <w:tcPr>
            <w:tcW w:w="1218" w:type="dxa"/>
            <w:shd w:val="clear" w:color="auto" w:fill="auto"/>
          </w:tcPr>
          <w:p w14:paraId="383FFC6C" w14:textId="27139B28" w:rsidR="00155F8C" w:rsidRPr="00450279" w:rsidRDefault="00155F8C" w:rsidP="008601F1">
            <w:pPr>
              <w:jc w:val="right"/>
            </w:pPr>
            <w:r w:rsidRPr="00450279">
              <w:t>494</w:t>
            </w:r>
            <w:r w:rsidR="008601F1">
              <w:t>4</w:t>
            </w:r>
          </w:p>
        </w:tc>
        <w:tc>
          <w:tcPr>
            <w:tcW w:w="1218" w:type="dxa"/>
            <w:shd w:val="clear" w:color="auto" w:fill="auto"/>
          </w:tcPr>
          <w:p w14:paraId="09C38B7C" w14:textId="36340EF2" w:rsidR="00155F8C" w:rsidRPr="00450279" w:rsidRDefault="00155F8C" w:rsidP="00D7499D">
            <w:pPr>
              <w:jc w:val="right"/>
            </w:pPr>
            <w:r w:rsidRPr="00450279">
              <w:t>254</w:t>
            </w:r>
            <w:r w:rsidR="008601F1">
              <w:t>7</w:t>
            </w:r>
          </w:p>
        </w:tc>
        <w:tc>
          <w:tcPr>
            <w:tcW w:w="1218" w:type="dxa"/>
            <w:shd w:val="clear" w:color="auto" w:fill="auto"/>
          </w:tcPr>
          <w:p w14:paraId="2DCADC21" w14:textId="77777777" w:rsidR="00155F8C" w:rsidRPr="00450279" w:rsidRDefault="00155F8C" w:rsidP="00D7499D">
            <w:pPr>
              <w:jc w:val="right"/>
            </w:pPr>
            <w:r w:rsidRPr="00450279">
              <w:t>40</w:t>
            </w:r>
          </w:p>
        </w:tc>
      </w:tr>
      <w:tr w:rsidR="00155F8C" w:rsidRPr="00D91812" w14:paraId="55512223" w14:textId="77777777" w:rsidTr="008623D9">
        <w:trPr>
          <w:jc w:val="center"/>
        </w:trPr>
        <w:tc>
          <w:tcPr>
            <w:tcW w:w="1217" w:type="dxa"/>
            <w:shd w:val="clear" w:color="auto" w:fill="auto"/>
          </w:tcPr>
          <w:p w14:paraId="6FF6E304" w14:textId="77777777" w:rsidR="00155F8C" w:rsidRPr="00450279" w:rsidRDefault="00155F8C" w:rsidP="00D7499D">
            <w:pPr>
              <w:jc w:val="right"/>
            </w:pPr>
            <w:r w:rsidRPr="00450279">
              <w:t>384</w:t>
            </w:r>
          </w:p>
        </w:tc>
        <w:tc>
          <w:tcPr>
            <w:tcW w:w="1217" w:type="dxa"/>
            <w:vAlign w:val="bottom"/>
          </w:tcPr>
          <w:p w14:paraId="6D6FF8FA" w14:textId="77777777" w:rsidR="00155F8C" w:rsidRDefault="00155F8C">
            <w:pPr>
              <w:jc w:val="right"/>
              <w:rPr>
                <w:rFonts w:ascii="Calibri" w:hAnsi="Calibri"/>
                <w:color w:val="000000"/>
                <w:sz w:val="24"/>
                <w:szCs w:val="24"/>
              </w:rPr>
            </w:pPr>
            <w:r>
              <w:rPr>
                <w:rFonts w:ascii="Calibri" w:hAnsi="Calibri"/>
                <w:color w:val="000000"/>
              </w:rPr>
              <w:t>6144</w:t>
            </w:r>
          </w:p>
        </w:tc>
        <w:tc>
          <w:tcPr>
            <w:tcW w:w="1217" w:type="dxa"/>
            <w:shd w:val="clear" w:color="auto" w:fill="auto"/>
          </w:tcPr>
          <w:p w14:paraId="7BAF77A4" w14:textId="062E2359" w:rsidR="00155F8C" w:rsidRPr="00450279" w:rsidRDefault="00155F8C" w:rsidP="00D7499D">
            <w:pPr>
              <w:jc w:val="right"/>
            </w:pPr>
            <w:r w:rsidRPr="00450279">
              <w:t>455</w:t>
            </w:r>
          </w:p>
        </w:tc>
        <w:tc>
          <w:tcPr>
            <w:tcW w:w="1217" w:type="dxa"/>
            <w:shd w:val="clear" w:color="auto" w:fill="auto"/>
          </w:tcPr>
          <w:p w14:paraId="158DD347" w14:textId="330EC11C" w:rsidR="00155F8C" w:rsidRPr="00450279" w:rsidRDefault="00155F8C" w:rsidP="00D7499D">
            <w:pPr>
              <w:jc w:val="right"/>
            </w:pPr>
            <w:r w:rsidRPr="00450279">
              <w:t>4145</w:t>
            </w:r>
          </w:p>
        </w:tc>
        <w:tc>
          <w:tcPr>
            <w:tcW w:w="1218" w:type="dxa"/>
            <w:shd w:val="clear" w:color="auto" w:fill="auto"/>
          </w:tcPr>
          <w:p w14:paraId="7CEF18A4" w14:textId="5813165A" w:rsidR="00155F8C" w:rsidRPr="00450279" w:rsidRDefault="00155F8C" w:rsidP="00D7499D">
            <w:pPr>
              <w:jc w:val="right"/>
            </w:pPr>
            <w:r w:rsidRPr="00450279">
              <w:t>7210</w:t>
            </w:r>
          </w:p>
        </w:tc>
        <w:tc>
          <w:tcPr>
            <w:tcW w:w="1218" w:type="dxa"/>
            <w:shd w:val="clear" w:color="auto" w:fill="auto"/>
          </w:tcPr>
          <w:p w14:paraId="7B914136" w14:textId="6F4D69F6" w:rsidR="00155F8C" w:rsidRPr="00450279" w:rsidRDefault="00155F8C" w:rsidP="008601F1">
            <w:pPr>
              <w:jc w:val="right"/>
            </w:pPr>
            <w:r w:rsidRPr="00450279">
              <w:t>3890</w:t>
            </w:r>
          </w:p>
        </w:tc>
        <w:tc>
          <w:tcPr>
            <w:tcW w:w="1218" w:type="dxa"/>
            <w:shd w:val="clear" w:color="auto" w:fill="auto"/>
          </w:tcPr>
          <w:p w14:paraId="0E7FBBB7" w14:textId="77777777" w:rsidR="00155F8C" w:rsidRPr="00450279" w:rsidRDefault="00155F8C" w:rsidP="00D7499D">
            <w:pPr>
              <w:jc w:val="right"/>
            </w:pPr>
            <w:r w:rsidRPr="00450279">
              <w:t>40</w:t>
            </w:r>
          </w:p>
        </w:tc>
      </w:tr>
      <w:tr w:rsidR="00155F8C" w:rsidRPr="00D91812" w14:paraId="39030107" w14:textId="77777777" w:rsidTr="008623D9">
        <w:trPr>
          <w:jc w:val="center"/>
        </w:trPr>
        <w:tc>
          <w:tcPr>
            <w:tcW w:w="1217" w:type="dxa"/>
            <w:shd w:val="clear" w:color="auto" w:fill="auto"/>
          </w:tcPr>
          <w:p w14:paraId="24977D92" w14:textId="77777777" w:rsidR="00155F8C" w:rsidRPr="00450279" w:rsidRDefault="00155F8C" w:rsidP="00D7499D">
            <w:pPr>
              <w:jc w:val="right"/>
            </w:pPr>
            <w:r w:rsidRPr="00450279">
              <w:t>768</w:t>
            </w:r>
          </w:p>
        </w:tc>
        <w:tc>
          <w:tcPr>
            <w:tcW w:w="1217" w:type="dxa"/>
            <w:vAlign w:val="bottom"/>
          </w:tcPr>
          <w:p w14:paraId="62B9103F" w14:textId="77777777" w:rsidR="00155F8C" w:rsidRDefault="00155F8C">
            <w:pPr>
              <w:jc w:val="right"/>
              <w:rPr>
                <w:rFonts w:ascii="Calibri" w:hAnsi="Calibri"/>
                <w:color w:val="000000"/>
                <w:sz w:val="24"/>
                <w:szCs w:val="24"/>
              </w:rPr>
            </w:pPr>
            <w:r>
              <w:rPr>
                <w:rFonts w:ascii="Calibri" w:hAnsi="Calibri"/>
                <w:color w:val="000000"/>
              </w:rPr>
              <w:t>12288</w:t>
            </w:r>
          </w:p>
        </w:tc>
        <w:tc>
          <w:tcPr>
            <w:tcW w:w="1217" w:type="dxa"/>
            <w:shd w:val="clear" w:color="auto" w:fill="auto"/>
          </w:tcPr>
          <w:p w14:paraId="70B1224A" w14:textId="07E6F875" w:rsidR="00155F8C" w:rsidRPr="00450279" w:rsidRDefault="00155F8C" w:rsidP="008601F1">
            <w:pPr>
              <w:jc w:val="right"/>
            </w:pPr>
            <w:r w:rsidRPr="00450279">
              <w:t>154</w:t>
            </w:r>
            <w:r w:rsidR="008601F1">
              <w:t>1</w:t>
            </w:r>
          </w:p>
        </w:tc>
        <w:tc>
          <w:tcPr>
            <w:tcW w:w="1217" w:type="dxa"/>
            <w:shd w:val="clear" w:color="auto" w:fill="auto"/>
          </w:tcPr>
          <w:p w14:paraId="567D762E" w14:textId="42D65E2C" w:rsidR="00155F8C" w:rsidRPr="00450279" w:rsidRDefault="00155F8C" w:rsidP="008601F1">
            <w:pPr>
              <w:jc w:val="right"/>
            </w:pPr>
            <w:r w:rsidRPr="00450279">
              <w:t>687</w:t>
            </w:r>
            <w:r w:rsidR="008601F1">
              <w:t>2</w:t>
            </w:r>
          </w:p>
        </w:tc>
        <w:tc>
          <w:tcPr>
            <w:tcW w:w="1218" w:type="dxa"/>
            <w:shd w:val="clear" w:color="auto" w:fill="auto"/>
          </w:tcPr>
          <w:p w14:paraId="262BA1F2" w14:textId="34E78445" w:rsidR="00155F8C" w:rsidRPr="00450279" w:rsidRDefault="00155F8C" w:rsidP="008601F1">
            <w:pPr>
              <w:jc w:val="right"/>
            </w:pPr>
            <w:r w:rsidRPr="00450279">
              <w:t>1511</w:t>
            </w:r>
            <w:r w:rsidR="008601F1">
              <w:t>6</w:t>
            </w:r>
          </w:p>
        </w:tc>
        <w:tc>
          <w:tcPr>
            <w:tcW w:w="1218" w:type="dxa"/>
            <w:shd w:val="clear" w:color="auto" w:fill="auto"/>
          </w:tcPr>
          <w:p w14:paraId="72F09595" w14:textId="30CA0D14" w:rsidR="00155F8C" w:rsidRPr="00450279" w:rsidRDefault="00155F8C" w:rsidP="00D7499D">
            <w:pPr>
              <w:jc w:val="right"/>
            </w:pPr>
            <w:r w:rsidRPr="00450279">
              <w:t>8318</w:t>
            </w:r>
          </w:p>
        </w:tc>
        <w:tc>
          <w:tcPr>
            <w:tcW w:w="1218" w:type="dxa"/>
            <w:shd w:val="clear" w:color="auto" w:fill="auto"/>
          </w:tcPr>
          <w:p w14:paraId="12A758B6" w14:textId="77777777" w:rsidR="00155F8C" w:rsidRPr="00450279" w:rsidRDefault="00155F8C" w:rsidP="00D7499D">
            <w:pPr>
              <w:jc w:val="right"/>
            </w:pPr>
            <w:r w:rsidRPr="00450279">
              <w:t>40</w:t>
            </w:r>
          </w:p>
        </w:tc>
      </w:tr>
      <w:tr w:rsidR="00155F8C" w:rsidRPr="00D91812" w14:paraId="4555DF5F" w14:textId="77777777" w:rsidTr="008623D9">
        <w:trPr>
          <w:jc w:val="center"/>
        </w:trPr>
        <w:tc>
          <w:tcPr>
            <w:tcW w:w="1217" w:type="dxa"/>
            <w:shd w:val="clear" w:color="auto" w:fill="auto"/>
          </w:tcPr>
          <w:p w14:paraId="434B4B40" w14:textId="77777777" w:rsidR="00155F8C" w:rsidRPr="00450279" w:rsidRDefault="00155F8C" w:rsidP="00D7499D">
            <w:pPr>
              <w:jc w:val="right"/>
            </w:pPr>
            <w:r w:rsidRPr="00450279">
              <w:t>1536</w:t>
            </w:r>
          </w:p>
        </w:tc>
        <w:tc>
          <w:tcPr>
            <w:tcW w:w="1217" w:type="dxa"/>
            <w:vAlign w:val="bottom"/>
          </w:tcPr>
          <w:p w14:paraId="3A92AAB2" w14:textId="77777777" w:rsidR="00155F8C" w:rsidRDefault="00155F8C">
            <w:pPr>
              <w:jc w:val="right"/>
              <w:rPr>
                <w:rFonts w:ascii="Calibri" w:hAnsi="Calibri"/>
                <w:color w:val="000000"/>
                <w:sz w:val="24"/>
                <w:szCs w:val="24"/>
              </w:rPr>
            </w:pPr>
            <w:r>
              <w:rPr>
                <w:rFonts w:ascii="Calibri" w:hAnsi="Calibri"/>
                <w:color w:val="000000"/>
              </w:rPr>
              <w:t>24576</w:t>
            </w:r>
          </w:p>
        </w:tc>
        <w:tc>
          <w:tcPr>
            <w:tcW w:w="1217" w:type="dxa"/>
            <w:shd w:val="clear" w:color="auto" w:fill="auto"/>
          </w:tcPr>
          <w:p w14:paraId="27AB3D57" w14:textId="52649314" w:rsidR="00155F8C" w:rsidRPr="00450279" w:rsidRDefault="00155F8C" w:rsidP="00D7499D">
            <w:pPr>
              <w:jc w:val="right"/>
            </w:pPr>
            <w:r w:rsidRPr="00450279">
              <w:t>919</w:t>
            </w:r>
          </w:p>
        </w:tc>
        <w:tc>
          <w:tcPr>
            <w:tcW w:w="1217" w:type="dxa"/>
            <w:shd w:val="clear" w:color="auto" w:fill="auto"/>
          </w:tcPr>
          <w:p w14:paraId="6F5D01CD" w14:textId="776B45CC" w:rsidR="00155F8C" w:rsidRPr="00450279" w:rsidRDefault="00155F8C" w:rsidP="00D7499D">
            <w:pPr>
              <w:jc w:val="right"/>
            </w:pPr>
            <w:r w:rsidRPr="00450279">
              <w:t>4883</w:t>
            </w:r>
          </w:p>
        </w:tc>
        <w:tc>
          <w:tcPr>
            <w:tcW w:w="1218" w:type="dxa"/>
            <w:shd w:val="clear" w:color="auto" w:fill="auto"/>
          </w:tcPr>
          <w:p w14:paraId="5E1B1573" w14:textId="696193A6" w:rsidR="00155F8C" w:rsidRPr="00450279" w:rsidRDefault="00155F8C" w:rsidP="00D7499D">
            <w:pPr>
              <w:jc w:val="right"/>
            </w:pPr>
            <w:r w:rsidRPr="00450279">
              <w:t>11262</w:t>
            </w:r>
          </w:p>
        </w:tc>
        <w:tc>
          <w:tcPr>
            <w:tcW w:w="1218" w:type="dxa"/>
            <w:shd w:val="clear" w:color="auto" w:fill="auto"/>
          </w:tcPr>
          <w:p w14:paraId="5012BFE8" w14:textId="5F6A40E9" w:rsidR="00155F8C" w:rsidRPr="00450279" w:rsidRDefault="00155F8C" w:rsidP="008601F1">
            <w:pPr>
              <w:jc w:val="right"/>
            </w:pPr>
            <w:r w:rsidRPr="00450279">
              <w:t>5050</w:t>
            </w:r>
          </w:p>
        </w:tc>
        <w:tc>
          <w:tcPr>
            <w:tcW w:w="1218" w:type="dxa"/>
            <w:shd w:val="clear" w:color="auto" w:fill="auto"/>
          </w:tcPr>
          <w:p w14:paraId="7A590D08" w14:textId="77777777" w:rsidR="00155F8C" w:rsidRPr="00450279" w:rsidRDefault="00155F8C" w:rsidP="00D7499D">
            <w:pPr>
              <w:jc w:val="right"/>
            </w:pPr>
            <w:r w:rsidRPr="00450279">
              <w:t>40</w:t>
            </w:r>
          </w:p>
        </w:tc>
      </w:tr>
      <w:tr w:rsidR="00155F8C" w:rsidRPr="00D91812" w14:paraId="25FF95BC" w14:textId="77777777" w:rsidTr="008623D9">
        <w:trPr>
          <w:jc w:val="center"/>
        </w:trPr>
        <w:tc>
          <w:tcPr>
            <w:tcW w:w="1217" w:type="dxa"/>
            <w:shd w:val="clear" w:color="auto" w:fill="auto"/>
          </w:tcPr>
          <w:p w14:paraId="0A6715E8" w14:textId="77777777" w:rsidR="00155F8C" w:rsidRPr="00450279" w:rsidRDefault="00155F8C" w:rsidP="00D7499D">
            <w:pPr>
              <w:jc w:val="right"/>
            </w:pPr>
            <w:r w:rsidRPr="00450279">
              <w:t>3072</w:t>
            </w:r>
          </w:p>
        </w:tc>
        <w:tc>
          <w:tcPr>
            <w:tcW w:w="1217" w:type="dxa"/>
            <w:vAlign w:val="bottom"/>
          </w:tcPr>
          <w:p w14:paraId="2FC02951" w14:textId="77777777" w:rsidR="00155F8C" w:rsidRDefault="00155F8C">
            <w:pPr>
              <w:jc w:val="right"/>
              <w:rPr>
                <w:rFonts w:ascii="Calibri" w:hAnsi="Calibri"/>
                <w:color w:val="000000"/>
                <w:sz w:val="24"/>
                <w:szCs w:val="24"/>
              </w:rPr>
            </w:pPr>
            <w:r>
              <w:rPr>
                <w:rFonts w:ascii="Calibri" w:hAnsi="Calibri"/>
                <w:color w:val="000000"/>
              </w:rPr>
              <w:t>49152</w:t>
            </w:r>
          </w:p>
        </w:tc>
        <w:tc>
          <w:tcPr>
            <w:tcW w:w="1217" w:type="dxa"/>
            <w:shd w:val="clear" w:color="auto" w:fill="auto"/>
          </w:tcPr>
          <w:p w14:paraId="79FDDF90" w14:textId="0A492348" w:rsidR="00155F8C" w:rsidRPr="00450279" w:rsidRDefault="00155F8C" w:rsidP="008601F1">
            <w:pPr>
              <w:jc w:val="right"/>
            </w:pPr>
            <w:r w:rsidRPr="00450279">
              <w:t>278</w:t>
            </w:r>
            <w:r w:rsidR="008601F1">
              <w:t>9</w:t>
            </w:r>
          </w:p>
        </w:tc>
        <w:tc>
          <w:tcPr>
            <w:tcW w:w="1217" w:type="dxa"/>
            <w:shd w:val="clear" w:color="auto" w:fill="auto"/>
          </w:tcPr>
          <w:p w14:paraId="1B76A109" w14:textId="32DB4591" w:rsidR="00155F8C" w:rsidRPr="00450279" w:rsidRDefault="00155F8C" w:rsidP="008601F1">
            <w:pPr>
              <w:jc w:val="right"/>
            </w:pPr>
            <w:r w:rsidRPr="00450279">
              <w:t>764</w:t>
            </w:r>
            <w:r w:rsidR="008601F1">
              <w:t>5</w:t>
            </w:r>
          </w:p>
        </w:tc>
        <w:tc>
          <w:tcPr>
            <w:tcW w:w="1218" w:type="dxa"/>
            <w:shd w:val="clear" w:color="auto" w:fill="auto"/>
          </w:tcPr>
          <w:p w14:paraId="310C845A" w14:textId="21089F4C" w:rsidR="00155F8C" w:rsidRPr="00450279" w:rsidRDefault="00155F8C" w:rsidP="008601F1">
            <w:pPr>
              <w:jc w:val="right"/>
            </w:pPr>
            <w:r w:rsidRPr="00450279">
              <w:t>1589</w:t>
            </w:r>
            <w:r w:rsidR="008601F1">
              <w:t>8</w:t>
            </w:r>
          </w:p>
        </w:tc>
        <w:tc>
          <w:tcPr>
            <w:tcW w:w="1218" w:type="dxa"/>
            <w:shd w:val="clear" w:color="auto" w:fill="auto"/>
          </w:tcPr>
          <w:p w14:paraId="483E3F5F" w14:textId="62D3F55B" w:rsidR="00155F8C" w:rsidRPr="00450279" w:rsidRDefault="00155F8C" w:rsidP="00D7499D">
            <w:pPr>
              <w:jc w:val="right"/>
            </w:pPr>
            <w:r w:rsidRPr="00450279">
              <w:t>8547</w:t>
            </w:r>
          </w:p>
        </w:tc>
        <w:tc>
          <w:tcPr>
            <w:tcW w:w="1218" w:type="dxa"/>
            <w:shd w:val="clear" w:color="auto" w:fill="auto"/>
          </w:tcPr>
          <w:p w14:paraId="1711EEB7" w14:textId="77777777" w:rsidR="00155F8C" w:rsidRPr="00450279" w:rsidRDefault="00155F8C" w:rsidP="00D7499D">
            <w:pPr>
              <w:jc w:val="right"/>
            </w:pPr>
            <w:r w:rsidRPr="00450279">
              <w:t>40</w:t>
            </w:r>
          </w:p>
        </w:tc>
      </w:tr>
      <w:tr w:rsidR="00155F8C" w:rsidRPr="00D91812" w14:paraId="7E651A1C" w14:textId="77777777" w:rsidTr="008623D9">
        <w:trPr>
          <w:jc w:val="center"/>
        </w:trPr>
        <w:tc>
          <w:tcPr>
            <w:tcW w:w="1217" w:type="dxa"/>
            <w:shd w:val="clear" w:color="auto" w:fill="auto"/>
          </w:tcPr>
          <w:p w14:paraId="59200A10" w14:textId="77777777" w:rsidR="00155F8C" w:rsidRPr="00450279" w:rsidRDefault="00155F8C" w:rsidP="00D7499D">
            <w:pPr>
              <w:jc w:val="right"/>
            </w:pPr>
            <w:r w:rsidRPr="00450279">
              <w:t>6144</w:t>
            </w:r>
          </w:p>
        </w:tc>
        <w:tc>
          <w:tcPr>
            <w:tcW w:w="1217" w:type="dxa"/>
            <w:vAlign w:val="bottom"/>
          </w:tcPr>
          <w:p w14:paraId="3D2EED91" w14:textId="77777777" w:rsidR="00155F8C" w:rsidRDefault="00155F8C">
            <w:pPr>
              <w:jc w:val="right"/>
              <w:rPr>
                <w:rFonts w:ascii="Calibri" w:hAnsi="Calibri"/>
                <w:color w:val="000000"/>
                <w:sz w:val="24"/>
                <w:szCs w:val="24"/>
              </w:rPr>
            </w:pPr>
            <w:r>
              <w:rPr>
                <w:rFonts w:ascii="Calibri" w:hAnsi="Calibri"/>
                <w:color w:val="000000"/>
              </w:rPr>
              <w:t>98304</w:t>
            </w:r>
          </w:p>
        </w:tc>
        <w:tc>
          <w:tcPr>
            <w:tcW w:w="1217" w:type="dxa"/>
            <w:shd w:val="clear" w:color="auto" w:fill="auto"/>
          </w:tcPr>
          <w:p w14:paraId="4C5CA0C7" w14:textId="7878A096" w:rsidR="00155F8C" w:rsidRPr="00450279" w:rsidRDefault="00155F8C" w:rsidP="00D7499D">
            <w:pPr>
              <w:jc w:val="right"/>
            </w:pPr>
            <w:r w:rsidRPr="00450279">
              <w:t>326</w:t>
            </w:r>
            <w:r w:rsidR="008601F1">
              <w:t>3</w:t>
            </w:r>
          </w:p>
        </w:tc>
        <w:tc>
          <w:tcPr>
            <w:tcW w:w="1217" w:type="dxa"/>
            <w:shd w:val="clear" w:color="auto" w:fill="auto"/>
          </w:tcPr>
          <w:p w14:paraId="1890C89D" w14:textId="46B59659" w:rsidR="00155F8C" w:rsidRPr="00450279" w:rsidRDefault="00155F8C" w:rsidP="00D7499D">
            <w:pPr>
              <w:jc w:val="right"/>
            </w:pPr>
            <w:r w:rsidRPr="00450279">
              <w:t>847</w:t>
            </w:r>
            <w:r w:rsidR="008601F1">
              <w:t>7</w:t>
            </w:r>
          </w:p>
        </w:tc>
        <w:tc>
          <w:tcPr>
            <w:tcW w:w="1218" w:type="dxa"/>
            <w:shd w:val="clear" w:color="auto" w:fill="auto"/>
          </w:tcPr>
          <w:p w14:paraId="056CEC1B" w14:textId="3F55B7E9" w:rsidR="00155F8C" w:rsidRPr="00450279" w:rsidRDefault="00155F8C" w:rsidP="008601F1">
            <w:pPr>
              <w:jc w:val="right"/>
            </w:pPr>
            <w:r w:rsidRPr="00450279">
              <w:t>14323</w:t>
            </w:r>
          </w:p>
        </w:tc>
        <w:tc>
          <w:tcPr>
            <w:tcW w:w="1218" w:type="dxa"/>
            <w:shd w:val="clear" w:color="auto" w:fill="auto"/>
          </w:tcPr>
          <w:p w14:paraId="3EAA7CB5" w14:textId="567D4ED8" w:rsidR="00155F8C" w:rsidRPr="00450279" w:rsidRDefault="00155F8C" w:rsidP="008601F1">
            <w:pPr>
              <w:jc w:val="right"/>
            </w:pPr>
            <w:r w:rsidRPr="00450279">
              <w:t>8371</w:t>
            </w:r>
          </w:p>
        </w:tc>
        <w:tc>
          <w:tcPr>
            <w:tcW w:w="1218" w:type="dxa"/>
            <w:shd w:val="clear" w:color="auto" w:fill="auto"/>
          </w:tcPr>
          <w:p w14:paraId="2D7F0EBC" w14:textId="77777777" w:rsidR="00155F8C" w:rsidRPr="00450279" w:rsidRDefault="00155F8C" w:rsidP="00D7499D">
            <w:pPr>
              <w:jc w:val="right"/>
            </w:pPr>
            <w:r w:rsidRPr="00450279">
              <w:t>40</w:t>
            </w:r>
          </w:p>
        </w:tc>
      </w:tr>
      <w:tr w:rsidR="00155F8C" w:rsidRPr="00D91812" w14:paraId="29D2820D" w14:textId="77777777" w:rsidTr="008623D9">
        <w:trPr>
          <w:jc w:val="center"/>
        </w:trPr>
        <w:tc>
          <w:tcPr>
            <w:tcW w:w="1217" w:type="dxa"/>
            <w:shd w:val="clear" w:color="auto" w:fill="auto"/>
          </w:tcPr>
          <w:p w14:paraId="07A79FE2" w14:textId="77777777" w:rsidR="00155F8C" w:rsidRPr="00450279" w:rsidRDefault="00155F8C" w:rsidP="00D7499D">
            <w:pPr>
              <w:jc w:val="right"/>
            </w:pPr>
            <w:r w:rsidRPr="00450279">
              <w:t>12288</w:t>
            </w:r>
          </w:p>
        </w:tc>
        <w:tc>
          <w:tcPr>
            <w:tcW w:w="1217" w:type="dxa"/>
            <w:vAlign w:val="bottom"/>
          </w:tcPr>
          <w:p w14:paraId="44AD5062" w14:textId="77777777" w:rsidR="00155F8C" w:rsidRDefault="00155F8C">
            <w:pPr>
              <w:jc w:val="right"/>
              <w:rPr>
                <w:rFonts w:ascii="Calibri" w:hAnsi="Calibri"/>
                <w:color w:val="000000"/>
                <w:sz w:val="24"/>
                <w:szCs w:val="24"/>
              </w:rPr>
            </w:pPr>
            <w:r>
              <w:rPr>
                <w:rFonts w:ascii="Calibri" w:hAnsi="Calibri"/>
                <w:color w:val="000000"/>
              </w:rPr>
              <w:t>196608</w:t>
            </w:r>
          </w:p>
        </w:tc>
        <w:tc>
          <w:tcPr>
            <w:tcW w:w="1217" w:type="dxa"/>
            <w:shd w:val="clear" w:color="auto" w:fill="auto"/>
          </w:tcPr>
          <w:p w14:paraId="47F18AAE" w14:textId="20468F36" w:rsidR="00155F8C" w:rsidRPr="00450279" w:rsidRDefault="00155F8C" w:rsidP="008601F1">
            <w:pPr>
              <w:jc w:val="right"/>
            </w:pPr>
            <w:r w:rsidRPr="00450279">
              <w:t>1429</w:t>
            </w:r>
          </w:p>
        </w:tc>
        <w:tc>
          <w:tcPr>
            <w:tcW w:w="1217" w:type="dxa"/>
            <w:shd w:val="clear" w:color="auto" w:fill="auto"/>
          </w:tcPr>
          <w:p w14:paraId="18620F34" w14:textId="4DF0BCD2" w:rsidR="00155F8C" w:rsidRPr="00450279" w:rsidRDefault="00155F8C" w:rsidP="008601F1">
            <w:pPr>
              <w:jc w:val="right"/>
            </w:pPr>
            <w:r w:rsidRPr="00450279">
              <w:t>6308</w:t>
            </w:r>
          </w:p>
        </w:tc>
        <w:tc>
          <w:tcPr>
            <w:tcW w:w="1218" w:type="dxa"/>
            <w:shd w:val="clear" w:color="auto" w:fill="auto"/>
          </w:tcPr>
          <w:p w14:paraId="04EDF724" w14:textId="27889297" w:rsidR="00155F8C" w:rsidRPr="00450279" w:rsidRDefault="00155F8C" w:rsidP="00D7499D">
            <w:pPr>
              <w:jc w:val="right"/>
            </w:pPr>
            <w:r w:rsidRPr="00450279">
              <w:t>12192</w:t>
            </w:r>
          </w:p>
        </w:tc>
        <w:tc>
          <w:tcPr>
            <w:tcW w:w="1218" w:type="dxa"/>
            <w:shd w:val="clear" w:color="auto" w:fill="auto"/>
          </w:tcPr>
          <w:p w14:paraId="382ECADD" w14:textId="3D6C7D94" w:rsidR="00155F8C" w:rsidRPr="00450279" w:rsidRDefault="00155F8C" w:rsidP="00D7499D">
            <w:pPr>
              <w:jc w:val="right"/>
            </w:pPr>
            <w:r w:rsidRPr="00450279">
              <w:t>659</w:t>
            </w:r>
            <w:r w:rsidR="008601F1">
              <w:t>8</w:t>
            </w:r>
          </w:p>
        </w:tc>
        <w:tc>
          <w:tcPr>
            <w:tcW w:w="1218" w:type="dxa"/>
            <w:shd w:val="clear" w:color="auto" w:fill="auto"/>
          </w:tcPr>
          <w:p w14:paraId="76294F42" w14:textId="77777777" w:rsidR="00155F8C" w:rsidRPr="00450279" w:rsidRDefault="00155F8C" w:rsidP="00D7499D">
            <w:pPr>
              <w:jc w:val="right"/>
            </w:pPr>
            <w:r w:rsidRPr="00450279">
              <w:t>30</w:t>
            </w:r>
          </w:p>
        </w:tc>
      </w:tr>
      <w:tr w:rsidR="00155F8C" w:rsidRPr="00D91812" w14:paraId="04388A76" w14:textId="77777777" w:rsidTr="008623D9">
        <w:trPr>
          <w:jc w:val="center"/>
        </w:trPr>
        <w:tc>
          <w:tcPr>
            <w:tcW w:w="1217" w:type="dxa"/>
            <w:tcBorders>
              <w:bottom w:val="double" w:sz="4" w:space="0" w:color="auto"/>
            </w:tcBorders>
            <w:shd w:val="clear" w:color="auto" w:fill="auto"/>
          </w:tcPr>
          <w:p w14:paraId="0BD3F5EE" w14:textId="77777777" w:rsidR="00155F8C" w:rsidRPr="00450279" w:rsidRDefault="00155F8C" w:rsidP="00D7499D">
            <w:pPr>
              <w:jc w:val="right"/>
            </w:pPr>
            <w:r w:rsidRPr="00450279">
              <w:t>24576</w:t>
            </w:r>
          </w:p>
        </w:tc>
        <w:tc>
          <w:tcPr>
            <w:tcW w:w="1217" w:type="dxa"/>
            <w:tcBorders>
              <w:bottom w:val="double" w:sz="4" w:space="0" w:color="auto"/>
            </w:tcBorders>
          </w:tcPr>
          <w:p w14:paraId="5D8E70B1" w14:textId="77777777" w:rsidR="00155F8C" w:rsidRPr="00450279" w:rsidRDefault="00155F8C" w:rsidP="00D7499D">
            <w:pPr>
              <w:jc w:val="right"/>
            </w:pPr>
            <w:r w:rsidRPr="00155F8C">
              <w:t>393216</w:t>
            </w:r>
          </w:p>
        </w:tc>
        <w:tc>
          <w:tcPr>
            <w:tcW w:w="1217" w:type="dxa"/>
            <w:tcBorders>
              <w:bottom w:val="double" w:sz="4" w:space="0" w:color="auto"/>
            </w:tcBorders>
            <w:shd w:val="clear" w:color="auto" w:fill="auto"/>
          </w:tcPr>
          <w:p w14:paraId="3C863036" w14:textId="061A5EA0" w:rsidR="00155F8C" w:rsidRPr="00450279" w:rsidRDefault="00155F8C" w:rsidP="008601F1">
            <w:pPr>
              <w:jc w:val="right"/>
            </w:pPr>
            <w:r w:rsidRPr="00450279">
              <w:t>504</w:t>
            </w:r>
            <w:r w:rsidR="008601F1">
              <w:t>6</w:t>
            </w:r>
          </w:p>
        </w:tc>
        <w:tc>
          <w:tcPr>
            <w:tcW w:w="1217" w:type="dxa"/>
            <w:tcBorders>
              <w:bottom w:val="double" w:sz="4" w:space="0" w:color="auto"/>
            </w:tcBorders>
            <w:shd w:val="clear" w:color="auto" w:fill="auto"/>
          </w:tcPr>
          <w:p w14:paraId="02F44F67" w14:textId="3CACDB05" w:rsidR="00155F8C" w:rsidRPr="00450279" w:rsidRDefault="00155F8C" w:rsidP="00D7499D">
            <w:pPr>
              <w:jc w:val="right"/>
            </w:pPr>
            <w:r w:rsidRPr="00450279">
              <w:t>5480</w:t>
            </w:r>
          </w:p>
        </w:tc>
        <w:tc>
          <w:tcPr>
            <w:tcW w:w="1218" w:type="dxa"/>
            <w:tcBorders>
              <w:bottom w:val="double" w:sz="4" w:space="0" w:color="auto"/>
            </w:tcBorders>
            <w:shd w:val="clear" w:color="auto" w:fill="auto"/>
          </w:tcPr>
          <w:p w14:paraId="7196D657" w14:textId="4E5B1FD0" w:rsidR="00155F8C" w:rsidRPr="00450279" w:rsidRDefault="00155F8C" w:rsidP="008601F1">
            <w:pPr>
              <w:jc w:val="right"/>
            </w:pPr>
            <w:r w:rsidRPr="00450279">
              <w:t>740</w:t>
            </w:r>
            <w:r w:rsidR="008601F1">
              <w:t>7</w:t>
            </w:r>
          </w:p>
        </w:tc>
        <w:tc>
          <w:tcPr>
            <w:tcW w:w="1218" w:type="dxa"/>
            <w:tcBorders>
              <w:bottom w:val="double" w:sz="4" w:space="0" w:color="auto"/>
            </w:tcBorders>
            <w:shd w:val="clear" w:color="auto" w:fill="auto"/>
          </w:tcPr>
          <w:p w14:paraId="42A9C317" w14:textId="18E055F7" w:rsidR="00155F8C" w:rsidRPr="00450279" w:rsidRDefault="00155F8C" w:rsidP="008601F1">
            <w:pPr>
              <w:jc w:val="right"/>
            </w:pPr>
            <w:r w:rsidRPr="00450279">
              <w:t>563</w:t>
            </w:r>
            <w:r w:rsidR="008601F1">
              <w:t>4</w:t>
            </w:r>
          </w:p>
        </w:tc>
        <w:tc>
          <w:tcPr>
            <w:tcW w:w="1218" w:type="dxa"/>
            <w:tcBorders>
              <w:bottom w:val="double" w:sz="4" w:space="0" w:color="auto"/>
            </w:tcBorders>
            <w:shd w:val="clear" w:color="auto" w:fill="auto"/>
          </w:tcPr>
          <w:p w14:paraId="05AE211A" w14:textId="77777777" w:rsidR="00155F8C" w:rsidRDefault="00155F8C" w:rsidP="00D7499D">
            <w:pPr>
              <w:jc w:val="right"/>
            </w:pPr>
            <w:r w:rsidRPr="00450279">
              <w:t>10</w:t>
            </w:r>
          </w:p>
        </w:tc>
      </w:tr>
    </w:tbl>
    <w:p w14:paraId="08248432" w14:textId="7AB4F3E6" w:rsidR="00C61165" w:rsidRDefault="00F3626D" w:rsidP="00F3626D">
      <w:pPr>
        <w:pStyle w:val="Caption"/>
        <w:jc w:val="center"/>
      </w:pPr>
      <w:bookmarkStart w:id="44" w:name="_Ref466025192"/>
      <w:r>
        <w:t xml:space="preserve">Table </w:t>
      </w:r>
      <w:r w:rsidR="00314F82">
        <w:fldChar w:fldCharType="begin"/>
      </w:r>
      <w:r w:rsidR="00314F82">
        <w:instrText xml:space="preserve"> SEQ Table \* ARABIC </w:instrText>
      </w:r>
      <w:r w:rsidR="00314F82">
        <w:fldChar w:fldCharType="separate"/>
      </w:r>
      <w:r w:rsidR="00A16C1E">
        <w:rPr>
          <w:noProof/>
        </w:rPr>
        <w:t>2</w:t>
      </w:r>
      <w:r w:rsidR="00314F82">
        <w:rPr>
          <w:noProof/>
        </w:rPr>
        <w:fldChar w:fldCharType="end"/>
      </w:r>
      <w:bookmarkEnd w:id="44"/>
      <w:r w:rsidRPr="00FA1575">
        <w:t xml:space="preserve">. ARCHER MPI-IO </w:t>
      </w:r>
      <w:r>
        <w:t xml:space="preserve">maximum </w:t>
      </w:r>
      <w:r w:rsidRPr="00FA1575">
        <w:t>striping (</w:t>
      </w:r>
      <w:r>
        <w:t>-1</w:t>
      </w:r>
      <w:r w:rsidRPr="00FA1575">
        <w:t>) raw data.</w:t>
      </w:r>
    </w:p>
    <w:p w14:paraId="7BF035E5" w14:textId="77777777" w:rsidR="00C61165" w:rsidRDefault="00C61165" w:rsidP="00724387">
      <w:pPr>
        <w:jc w:val="both"/>
      </w:pPr>
    </w:p>
    <w:p w14:paraId="49509A30" w14:textId="42DAB5F2" w:rsidR="00C61165" w:rsidRDefault="00C61165" w:rsidP="00724387">
      <w:pPr>
        <w:jc w:val="both"/>
      </w:pPr>
      <w:r>
        <w:t xml:space="preserve">When using the maximum number of stripes, we see much improved performance (compared to the default stripe count of 4) with a maximum write bandwidth of </w:t>
      </w:r>
      <w:r w:rsidR="0089555D">
        <w:t>slightly</w:t>
      </w:r>
      <w:r>
        <w:t xml:space="preserve"> </w:t>
      </w:r>
      <w:r w:rsidR="0089555D">
        <w:t xml:space="preserve">under </w:t>
      </w:r>
      <w:r>
        <w:t>1</w:t>
      </w:r>
      <w:r w:rsidR="0089555D">
        <w:t>6</w:t>
      </w:r>
      <w:r>
        <w:t xml:space="preserve">,000 MiB/s with </w:t>
      </w:r>
      <w:r w:rsidR="0089555D">
        <w:t>3072 cores (128</w:t>
      </w:r>
      <w:r>
        <w:t xml:space="preserve"> nodes) writing simultaneously. This is </w:t>
      </w:r>
      <w:r w:rsidR="006A2787">
        <w:t xml:space="preserve">a performance of just over </w:t>
      </w:r>
      <w:r>
        <w:t xml:space="preserve">50% of the advertised sustained bandwidth of 30,000 </w:t>
      </w:r>
      <w:ins w:id="45" w:author="Thomas Eickermann" w:date="2017-03-10T17:58:00Z">
        <w:r w:rsidR="003436A8">
          <w:t>M</w:t>
        </w:r>
      </w:ins>
      <w:del w:id="46" w:author="Thomas Eickermann" w:date="2017-03-10T17:58:00Z">
        <w:r w:rsidDel="003436A8">
          <w:delText>G</w:delText>
        </w:r>
      </w:del>
      <w:r>
        <w:t>iB/s for this file system.</w:t>
      </w:r>
    </w:p>
    <w:p w14:paraId="3437F0FD" w14:textId="77777777" w:rsidR="00C61165" w:rsidRDefault="00C61165" w:rsidP="00724387">
      <w:pPr>
        <w:jc w:val="both"/>
      </w:pPr>
    </w:p>
    <w:p w14:paraId="6124F3AC" w14:textId="77777777" w:rsidR="00C61165" w:rsidRDefault="00C61165" w:rsidP="00724387">
      <w:pPr>
        <w:jc w:val="both"/>
      </w:pPr>
      <w:r>
        <w:t>The</w:t>
      </w:r>
      <w:r w:rsidR="00FC6269">
        <w:t xml:space="preserve"> experiments were then repeated, adjusting the size of each </w:t>
      </w:r>
      <w:r w:rsidR="00777ED2">
        <w:t>Lustre</w:t>
      </w:r>
      <w:r>
        <w:t xml:space="preserve"> stripe:</w:t>
      </w:r>
    </w:p>
    <w:p w14:paraId="61A4FE8D" w14:textId="77777777" w:rsidR="00C61165" w:rsidRDefault="00C61165" w:rsidP="00724387">
      <w:pPr>
        <w:jc w:val="both"/>
      </w:pPr>
    </w:p>
    <w:p w14:paraId="11C644BC" w14:textId="77777777" w:rsidR="00C61165" w:rsidRDefault="00C61165" w:rsidP="00724387">
      <w:pPr>
        <w:pStyle w:val="ListParagraph"/>
        <w:numPr>
          <w:ilvl w:val="0"/>
          <w:numId w:val="40"/>
        </w:numPr>
        <w:jc w:val="both"/>
      </w:pPr>
      <w:r>
        <w:t>Stripe sizes: 4 MiB and 8 MiB</w:t>
      </w:r>
    </w:p>
    <w:p w14:paraId="7E47AE25" w14:textId="77777777" w:rsidR="00C61165" w:rsidRDefault="00C61165" w:rsidP="00724387">
      <w:pPr>
        <w:pStyle w:val="ListParagraph"/>
        <w:numPr>
          <w:ilvl w:val="0"/>
          <w:numId w:val="40"/>
        </w:numPr>
        <w:jc w:val="both"/>
      </w:pPr>
      <w:r>
        <w:t>Number of stripes: -1 and 4</w:t>
      </w:r>
    </w:p>
    <w:p w14:paraId="1EF0B715" w14:textId="77777777" w:rsidR="00C61165" w:rsidRDefault="00C61165" w:rsidP="00724387">
      <w:pPr>
        <w:jc w:val="both"/>
      </w:pPr>
    </w:p>
    <w:p w14:paraId="13AC5B00" w14:textId="0254C6CB" w:rsidR="00C61165" w:rsidRPr="007A739B" w:rsidRDefault="00D13C94" w:rsidP="00724387">
      <w:pPr>
        <w:jc w:val="both"/>
      </w:pPr>
      <w:r>
        <w:t xml:space="preserve">Maximum </w:t>
      </w:r>
      <w:r w:rsidR="00D62DE4">
        <w:t xml:space="preserve">measured </w:t>
      </w:r>
      <w:r>
        <w:t>p</w:t>
      </w:r>
      <w:r w:rsidR="00C61165">
        <w:t>erformance is given in</w:t>
      </w:r>
      <w:r w:rsidR="00541C03">
        <w:t xml:space="preserve"> </w:t>
      </w:r>
      <w:r w:rsidR="00541C03">
        <w:fldChar w:fldCharType="begin"/>
      </w:r>
      <w:r w:rsidR="00541C03">
        <w:instrText xml:space="preserve"> REF _Ref465943216 \h </w:instrText>
      </w:r>
      <w:r w:rsidR="00541C03">
        <w:fldChar w:fldCharType="separate"/>
      </w:r>
      <w:r w:rsidR="00A16C1E">
        <w:t xml:space="preserve">Figure </w:t>
      </w:r>
      <w:r w:rsidR="00A16C1E">
        <w:rPr>
          <w:noProof/>
        </w:rPr>
        <w:t>6</w:t>
      </w:r>
      <w:r w:rsidR="00541C03">
        <w:fldChar w:fldCharType="end"/>
      </w:r>
      <w:r w:rsidR="00541C03">
        <w:t xml:space="preserve"> and</w:t>
      </w:r>
      <w:r w:rsidR="00C61165">
        <w:t xml:space="preserve"> </w:t>
      </w:r>
      <w:r w:rsidR="00541C03">
        <w:fldChar w:fldCharType="begin"/>
      </w:r>
      <w:r w:rsidR="00541C03">
        <w:instrText xml:space="preserve"> REF _Ref465943200 \h </w:instrText>
      </w:r>
      <w:r w:rsidR="00541C03">
        <w:fldChar w:fldCharType="separate"/>
      </w:r>
      <w:r w:rsidR="00A16C1E">
        <w:t xml:space="preserve">Figure </w:t>
      </w:r>
      <w:r w:rsidR="00A16C1E">
        <w:rPr>
          <w:noProof/>
        </w:rPr>
        <w:t>7</w:t>
      </w:r>
      <w:r w:rsidR="00541C03">
        <w:fldChar w:fldCharType="end"/>
      </w:r>
      <w:r w:rsidR="00541C03">
        <w:t xml:space="preserve"> </w:t>
      </w:r>
      <w:r w:rsidR="00C61165">
        <w:t>with the data from the default 1 MiB configuration plotted for comparison.</w:t>
      </w:r>
      <w:r w:rsidR="00556C48">
        <w:t xml:space="preserve"> As previously stated, we plot the maximum rather than mean, median or other percentile to account for the high variance in results from contention.</w:t>
      </w:r>
    </w:p>
    <w:p w14:paraId="562BD595" w14:textId="77777777" w:rsidR="00C61165" w:rsidRDefault="00C61165" w:rsidP="00C61165"/>
    <w:p w14:paraId="6AAD9303" w14:textId="6DE13C44" w:rsidR="00696812" w:rsidRDefault="006A2787" w:rsidP="00696812">
      <w:pPr>
        <w:keepNext/>
      </w:pPr>
      <w:r>
        <w:rPr>
          <w:noProof/>
          <w:lang w:eastAsia="en-GB"/>
        </w:rPr>
        <w:drawing>
          <wp:inline distT="0" distB="0" distL="0" distR="0" wp14:anchorId="32A2BB49" wp14:editId="78FD85FF">
            <wp:extent cx="5280660" cy="2829560"/>
            <wp:effectExtent l="0" t="0" r="15240" b="27940"/>
            <wp:docPr id="3"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FEDCAC9" w14:textId="5A587C5A" w:rsidR="00696812" w:rsidRDefault="00696812" w:rsidP="00696812">
      <w:pPr>
        <w:pStyle w:val="Caption"/>
        <w:jc w:val="center"/>
      </w:pPr>
      <w:bookmarkStart w:id="47" w:name="_Ref465943216"/>
      <w:r>
        <w:t xml:space="preserve">Figure </w:t>
      </w:r>
      <w:r w:rsidR="00314F82">
        <w:fldChar w:fldCharType="begin"/>
      </w:r>
      <w:r w:rsidR="00314F82">
        <w:instrText xml:space="preserve"> SEQ Figure \* ARABIC </w:instrText>
      </w:r>
      <w:r w:rsidR="00314F82">
        <w:fldChar w:fldCharType="separate"/>
      </w:r>
      <w:r w:rsidR="00A16C1E">
        <w:rPr>
          <w:noProof/>
        </w:rPr>
        <w:t>6</w:t>
      </w:r>
      <w:r w:rsidR="00314F82">
        <w:rPr>
          <w:noProof/>
        </w:rPr>
        <w:fldChar w:fldCharType="end"/>
      </w:r>
      <w:bookmarkEnd w:id="47"/>
      <w:r>
        <w:t>. ARCHER stripe size performance, default stripe count</w:t>
      </w:r>
    </w:p>
    <w:p w14:paraId="00893BB1" w14:textId="50A467A0" w:rsidR="00696812" w:rsidRDefault="006A2787" w:rsidP="00696812">
      <w:pPr>
        <w:keepNext/>
      </w:pPr>
      <w:r>
        <w:rPr>
          <w:noProof/>
          <w:lang w:eastAsia="en-GB"/>
        </w:rPr>
        <w:lastRenderedPageBreak/>
        <w:drawing>
          <wp:inline distT="0" distB="0" distL="0" distR="0" wp14:anchorId="27F79BEA" wp14:editId="1F1F34D0">
            <wp:extent cx="5746750" cy="3089910"/>
            <wp:effectExtent l="0" t="0" r="25400" b="15240"/>
            <wp:docPr id="4" name="Picture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BC3B165" w14:textId="2DEEB2B2" w:rsidR="00C61165" w:rsidRDefault="00696812" w:rsidP="00742141">
      <w:pPr>
        <w:pStyle w:val="Caption"/>
        <w:jc w:val="center"/>
      </w:pPr>
      <w:bookmarkStart w:id="48" w:name="_Ref465943200"/>
      <w:r>
        <w:t xml:space="preserve">Figure </w:t>
      </w:r>
      <w:r w:rsidR="00314F82">
        <w:fldChar w:fldCharType="begin"/>
      </w:r>
      <w:r w:rsidR="00314F82">
        <w:instrText xml:space="preserve"> SEQ </w:instrText>
      </w:r>
      <w:r w:rsidR="00314F82">
        <w:instrText xml:space="preserve">Figure \* ARABIC </w:instrText>
      </w:r>
      <w:r w:rsidR="00314F82">
        <w:fldChar w:fldCharType="separate"/>
      </w:r>
      <w:r w:rsidR="00A16C1E">
        <w:rPr>
          <w:noProof/>
        </w:rPr>
        <w:t>7</w:t>
      </w:r>
      <w:r w:rsidR="00314F82">
        <w:rPr>
          <w:noProof/>
        </w:rPr>
        <w:fldChar w:fldCharType="end"/>
      </w:r>
      <w:bookmarkEnd w:id="48"/>
      <w:r w:rsidRPr="00994FC9">
        <w:t>. ARCHER stripe size pe</w:t>
      </w:r>
      <w:r>
        <w:t>rformance, maximum stripe count</w:t>
      </w:r>
    </w:p>
    <w:p w14:paraId="0D793D19" w14:textId="009BB090" w:rsidR="00742141" w:rsidRPr="00742141" w:rsidRDefault="00D337F0" w:rsidP="00742141">
      <w:r>
        <w:t>S</w:t>
      </w:r>
      <w:r w:rsidR="00F706C7">
        <w:t>tripe size was found to have</w:t>
      </w:r>
      <w:r>
        <w:t xml:space="preserve"> a</w:t>
      </w:r>
      <w:r w:rsidR="00F706C7">
        <w:t xml:space="preserve"> </w:t>
      </w:r>
      <w:r w:rsidR="00AC5B00">
        <w:t>limited</w:t>
      </w:r>
      <w:r w:rsidR="00F706C7">
        <w:t xml:space="preserve"> effect on t</w:t>
      </w:r>
      <w:r w:rsidR="005C55E3">
        <w:t>he write performance</w:t>
      </w:r>
      <w:r w:rsidR="00703D8A">
        <w:t>,</w:t>
      </w:r>
      <w:r w:rsidR="005C55E3">
        <w:t xml:space="preserve"> with the peak for all three sizes being approximately 16,000 MiB/s</w:t>
      </w:r>
      <w:r w:rsidR="00703D8A">
        <w:t xml:space="preserve"> as before</w:t>
      </w:r>
      <w:r w:rsidR="000A790A">
        <w:t xml:space="preserve"> </w:t>
      </w:r>
      <w:r w:rsidR="00023C3C">
        <w:t>and the</w:t>
      </w:r>
      <w:r w:rsidR="006B2C7D">
        <w:t xml:space="preserve"> measured</w:t>
      </w:r>
      <w:r w:rsidR="006206D9">
        <w:t xml:space="preserve"> differences </w:t>
      </w:r>
      <w:r w:rsidR="00023C3C">
        <w:t>being</w:t>
      </w:r>
      <w:r w:rsidR="006206D9">
        <w:t xml:space="preserve"> </w:t>
      </w:r>
      <w:r w:rsidR="00023C3C">
        <w:t xml:space="preserve">in-line with </w:t>
      </w:r>
      <w:r w:rsidR="006206D9">
        <w:t xml:space="preserve">the </w:t>
      </w:r>
      <w:r w:rsidR="002B1B9A">
        <w:t xml:space="preserve">expected </w:t>
      </w:r>
      <w:r w:rsidR="006206D9">
        <w:t>variance caused by</w:t>
      </w:r>
      <w:r w:rsidR="00023C3C">
        <w:t xml:space="preserve"> </w:t>
      </w:r>
      <w:r w:rsidR="006206D9">
        <w:t xml:space="preserve">file system </w:t>
      </w:r>
      <w:r w:rsidR="00023C3C">
        <w:t>contention</w:t>
      </w:r>
      <w:r w:rsidR="005C55E3">
        <w:t>.</w:t>
      </w:r>
      <w:r w:rsidR="00742141">
        <w:t xml:space="preserve"> </w:t>
      </w:r>
      <w:r w:rsidR="00061CEF">
        <w:t xml:space="preserve">All three </w:t>
      </w:r>
      <w:r w:rsidR="00AC5B00">
        <w:t>setting</w:t>
      </w:r>
      <w:r w:rsidR="00061CEF">
        <w:t>s</w:t>
      </w:r>
      <w:r w:rsidR="00AC5B00">
        <w:t xml:space="preserve"> </w:t>
      </w:r>
      <w:r w:rsidR="00061CEF">
        <w:t>are</w:t>
      </w:r>
      <w:r w:rsidR="00980408">
        <w:t xml:space="preserve"> shown</w:t>
      </w:r>
      <w:r w:rsidR="00AC5B00">
        <w:t xml:space="preserve"> </w:t>
      </w:r>
      <w:r w:rsidR="008623D9">
        <w:t xml:space="preserve">to be </w:t>
      </w:r>
      <w:r w:rsidR="00063471">
        <w:t xml:space="preserve">detrimental </w:t>
      </w:r>
      <w:r w:rsidR="000A790A">
        <w:t>as core counts increase beyond this performance peak</w:t>
      </w:r>
      <w:r w:rsidR="00A874FC">
        <w:t xml:space="preserve">, </w:t>
      </w:r>
      <w:r w:rsidR="00061CEF">
        <w:t xml:space="preserve">an effect </w:t>
      </w:r>
      <w:r w:rsidR="005913E0">
        <w:t xml:space="preserve">attributed to increased </w:t>
      </w:r>
      <w:r w:rsidR="00166F66">
        <w:t>file locking times</w:t>
      </w:r>
      <w:r w:rsidR="00AE2DD9">
        <w:t xml:space="preserve"> and OST contention.</w:t>
      </w:r>
    </w:p>
    <w:p w14:paraId="7F29990B" w14:textId="77777777" w:rsidR="00C61165" w:rsidRDefault="00C61165" w:rsidP="00724387">
      <w:pPr>
        <w:pStyle w:val="Heading4"/>
        <w:jc w:val="both"/>
      </w:pPr>
      <w:r>
        <w:t>Data Size</w:t>
      </w:r>
    </w:p>
    <w:p w14:paraId="79E142F3" w14:textId="77777777" w:rsidR="00C61165" w:rsidRDefault="00C61165" w:rsidP="00724387">
      <w:pPr>
        <w:jc w:val="both"/>
      </w:pPr>
    </w:p>
    <w:p w14:paraId="51D267ED" w14:textId="21F1D65A" w:rsidR="000D1590" w:rsidRDefault="000D1590" w:rsidP="00724387">
      <w:pPr>
        <w:jc w:val="both"/>
      </w:pPr>
      <w:r>
        <w:t>All prior experiments were performed with the default local data array of 128</w:t>
      </w:r>
      <w:r w:rsidRPr="00634A59">
        <w:rPr>
          <w:vertAlign w:val="superscript"/>
        </w:rPr>
        <w:t>3</w:t>
      </w:r>
      <w:r w:rsidRPr="000D1590">
        <w:t xml:space="preserve"> double precision values</w:t>
      </w:r>
      <w:r w:rsidR="000755FB">
        <w:t xml:space="preserve"> (</w:t>
      </w:r>
      <w:r w:rsidR="002D0287">
        <w:t>16 MiB</w:t>
      </w:r>
      <w:r w:rsidR="000755FB">
        <w:t>)</w:t>
      </w:r>
      <w:r w:rsidR="002D0287">
        <w:t xml:space="preserve"> of data per process</w:t>
      </w:r>
      <w:r>
        <w:t xml:space="preserve">. </w:t>
      </w:r>
      <w:r w:rsidR="00CA7BE6">
        <w:t xml:space="preserve">We expected that the benefits of larger stripe sizes would be </w:t>
      </w:r>
      <w:r w:rsidR="00AE2DD9">
        <w:t>made</w:t>
      </w:r>
      <w:r w:rsidR="00CA7BE6">
        <w:t xml:space="preserve"> </w:t>
      </w:r>
      <w:r w:rsidR="00F706C7">
        <w:t>apparent</w:t>
      </w:r>
      <w:r w:rsidR="00CA7BE6">
        <w:t xml:space="preserve"> with greater volumes of data so </w:t>
      </w:r>
      <w:r w:rsidR="00CA7C3E">
        <w:t>repeated the above tests with an increased array size of 256</w:t>
      </w:r>
      <w:r w:rsidR="00CA7C3E" w:rsidRPr="00634A59">
        <w:rPr>
          <w:vertAlign w:val="superscript"/>
        </w:rPr>
        <w:t>3</w:t>
      </w:r>
      <w:r w:rsidR="00CA7C3E" w:rsidRPr="000D1590">
        <w:t xml:space="preserve"> values</w:t>
      </w:r>
      <w:r w:rsidR="000755FB">
        <w:t xml:space="preserve"> (</w:t>
      </w:r>
      <w:r w:rsidR="00C33448">
        <w:t>128 MiB</w:t>
      </w:r>
      <w:r w:rsidR="000755FB">
        <w:t>)</w:t>
      </w:r>
      <w:r w:rsidR="00C33448">
        <w:t xml:space="preserve"> per process</w:t>
      </w:r>
      <w:r w:rsidR="00CA7C3E">
        <w:t>.</w:t>
      </w:r>
      <w:r w:rsidR="00974A59">
        <w:t xml:space="preserve"> Results are given in </w:t>
      </w:r>
      <w:r w:rsidR="00974A59">
        <w:fldChar w:fldCharType="begin"/>
      </w:r>
      <w:r w:rsidR="00974A59">
        <w:instrText xml:space="preserve"> REF _Ref465944006 \h </w:instrText>
      </w:r>
      <w:r w:rsidR="00974A59">
        <w:fldChar w:fldCharType="separate"/>
      </w:r>
      <w:r w:rsidR="00A16C1E">
        <w:t xml:space="preserve">Figure </w:t>
      </w:r>
      <w:r w:rsidR="00A16C1E">
        <w:rPr>
          <w:noProof/>
        </w:rPr>
        <w:t>8</w:t>
      </w:r>
      <w:r w:rsidR="00974A59">
        <w:fldChar w:fldCharType="end"/>
      </w:r>
      <w:r w:rsidR="00974A59">
        <w:t xml:space="preserve"> and </w:t>
      </w:r>
      <w:r w:rsidR="00974A59">
        <w:fldChar w:fldCharType="begin"/>
      </w:r>
      <w:r w:rsidR="00974A59">
        <w:instrText xml:space="preserve"> REF _Ref465944008 \h </w:instrText>
      </w:r>
      <w:r w:rsidR="00974A59">
        <w:fldChar w:fldCharType="separate"/>
      </w:r>
      <w:r w:rsidR="00A16C1E">
        <w:t xml:space="preserve">Figure </w:t>
      </w:r>
      <w:r w:rsidR="00A16C1E">
        <w:rPr>
          <w:noProof/>
        </w:rPr>
        <w:t>9</w:t>
      </w:r>
      <w:r w:rsidR="00974A59">
        <w:fldChar w:fldCharType="end"/>
      </w:r>
      <w:r w:rsidR="00974A59">
        <w:t>.</w:t>
      </w:r>
    </w:p>
    <w:p w14:paraId="0FE9CE7C" w14:textId="77777777" w:rsidR="00C61165" w:rsidRPr="00EA4800" w:rsidRDefault="00C61165" w:rsidP="00724387">
      <w:pPr>
        <w:jc w:val="both"/>
      </w:pPr>
    </w:p>
    <w:p w14:paraId="17A3274B" w14:textId="538C990D" w:rsidR="00974A59" w:rsidRDefault="006A2787" w:rsidP="00974A59">
      <w:pPr>
        <w:keepNext/>
        <w:jc w:val="both"/>
      </w:pPr>
      <w:r>
        <w:rPr>
          <w:noProof/>
          <w:lang w:eastAsia="en-GB"/>
        </w:rPr>
        <w:drawing>
          <wp:inline distT="0" distB="0" distL="0" distR="0" wp14:anchorId="612522EB" wp14:editId="3E20FF50">
            <wp:extent cx="5280660" cy="2829560"/>
            <wp:effectExtent l="0" t="0" r="15240" b="27940"/>
            <wp:docPr id="5" name="Chart 2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9271D38" w14:textId="62BE9904" w:rsidR="00C61165" w:rsidRDefault="00974A59" w:rsidP="00974A59">
      <w:pPr>
        <w:pStyle w:val="Caption"/>
        <w:jc w:val="center"/>
      </w:pPr>
      <w:bookmarkStart w:id="49" w:name="_Ref465944006"/>
      <w:r>
        <w:t xml:space="preserve">Figure </w:t>
      </w:r>
      <w:r w:rsidR="00314F82">
        <w:fldChar w:fldCharType="begin"/>
      </w:r>
      <w:r w:rsidR="00314F82">
        <w:instrText xml:space="preserve"> SEQ Figure \* ARABIC </w:instrText>
      </w:r>
      <w:r w:rsidR="00314F82">
        <w:fldChar w:fldCharType="separate"/>
      </w:r>
      <w:r w:rsidR="00A16C1E">
        <w:rPr>
          <w:noProof/>
        </w:rPr>
        <w:t>8</w:t>
      </w:r>
      <w:r w:rsidR="00314F82">
        <w:rPr>
          <w:noProof/>
        </w:rPr>
        <w:fldChar w:fldCharType="end"/>
      </w:r>
      <w:bookmarkEnd w:id="49"/>
      <w:r>
        <w:t>. ARCHER large local arrays bandwidth, default stripe count</w:t>
      </w:r>
    </w:p>
    <w:p w14:paraId="1C98D74B" w14:textId="44A34038" w:rsidR="00974A59" w:rsidRDefault="006A2787" w:rsidP="00974A59">
      <w:pPr>
        <w:keepNext/>
        <w:jc w:val="both"/>
      </w:pPr>
      <w:r>
        <w:rPr>
          <w:noProof/>
          <w:lang w:eastAsia="en-GB"/>
        </w:rPr>
        <w:lastRenderedPageBreak/>
        <w:drawing>
          <wp:inline distT="0" distB="0" distL="0" distR="0" wp14:anchorId="68B97313" wp14:editId="28B93650">
            <wp:extent cx="5280660" cy="2829560"/>
            <wp:effectExtent l="0" t="0" r="15240" b="27940"/>
            <wp:docPr id="6" name="Chart 2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E882BF1" w14:textId="7CFE8C48" w:rsidR="00C61165" w:rsidRDefault="00974A59" w:rsidP="00974A59">
      <w:pPr>
        <w:pStyle w:val="Caption"/>
        <w:jc w:val="center"/>
      </w:pPr>
      <w:bookmarkStart w:id="50" w:name="_Ref465944008"/>
      <w:r>
        <w:t xml:space="preserve">Figure </w:t>
      </w:r>
      <w:r w:rsidR="00314F82">
        <w:fldChar w:fldCharType="begin"/>
      </w:r>
      <w:r w:rsidR="00314F82">
        <w:instrText xml:space="preserve"> SEQ Figure \* ARABIC </w:instrText>
      </w:r>
      <w:r w:rsidR="00314F82">
        <w:fldChar w:fldCharType="separate"/>
      </w:r>
      <w:r w:rsidR="00A16C1E">
        <w:rPr>
          <w:noProof/>
        </w:rPr>
        <w:t>9</w:t>
      </w:r>
      <w:r w:rsidR="00314F82">
        <w:rPr>
          <w:noProof/>
        </w:rPr>
        <w:fldChar w:fldCharType="end"/>
      </w:r>
      <w:bookmarkEnd w:id="50"/>
      <w:r w:rsidRPr="00C744AE">
        <w:t xml:space="preserve">. ARCHER large local arrays bandwidth, </w:t>
      </w:r>
      <w:r>
        <w:t>maximum</w:t>
      </w:r>
      <w:r w:rsidRPr="00C744AE">
        <w:t xml:space="preserve"> stripe count</w:t>
      </w:r>
    </w:p>
    <w:p w14:paraId="390A9245" w14:textId="77777777" w:rsidR="00C61165" w:rsidRDefault="00C61165" w:rsidP="00724387">
      <w:pPr>
        <w:jc w:val="both"/>
      </w:pPr>
    </w:p>
    <w:p w14:paraId="659A331C" w14:textId="4EC20251" w:rsidR="008619BA" w:rsidRDefault="00B759D6" w:rsidP="00724387">
      <w:pPr>
        <w:jc w:val="both"/>
      </w:pPr>
      <w:r>
        <w:t>The larger</w:t>
      </w:r>
      <w:r w:rsidR="006F6D90">
        <w:t xml:space="preserve"> 4 MiB and 8 MiB</w:t>
      </w:r>
      <w:r>
        <w:t xml:space="preserve"> stripe sizes give consistently better performance</w:t>
      </w:r>
      <w:r w:rsidR="006F6D90">
        <w:t xml:space="preserve"> than the default 1 MiB</w:t>
      </w:r>
      <w:r>
        <w:t xml:space="preserve"> at both 4 and -1 stripe </w:t>
      </w:r>
      <w:r w:rsidR="008619BA">
        <w:t>counts</w:t>
      </w:r>
      <w:r>
        <w:t>.</w:t>
      </w:r>
      <w:r w:rsidR="008619BA">
        <w:t xml:space="preserve"> Indeed 8 MiB at 6144 cores is the only configuration to achieve the apparent 16,000 MiB/s limit on ARCHER I/O while the default 1 MiB reaches less than 12,000 MiB/s.</w:t>
      </w:r>
    </w:p>
    <w:p w14:paraId="67A7B567" w14:textId="77777777" w:rsidR="008619BA" w:rsidRDefault="008619BA" w:rsidP="00724387">
      <w:pPr>
        <w:jc w:val="both"/>
      </w:pPr>
    </w:p>
    <w:p w14:paraId="27E71067" w14:textId="77777777" w:rsidR="00C61165" w:rsidRPr="0059337F" w:rsidRDefault="00380A68" w:rsidP="00380A68">
      <w:pPr>
        <w:jc w:val="both"/>
        <w:rPr>
          <w:color w:val="FF0000"/>
        </w:rPr>
      </w:pPr>
      <w:r>
        <w:t>It is apparent that stripe size configuration must be considered in conjunction with I/O operation size to attain maximum performance. In general they must match; lower volume operations should be given smaller stripe sizes, while larger operations require larger stripes.</w:t>
      </w:r>
    </w:p>
    <w:p w14:paraId="666D0D0B" w14:textId="77777777" w:rsidR="00C61165" w:rsidRDefault="00C61165" w:rsidP="00724387">
      <w:pPr>
        <w:pStyle w:val="Heading4"/>
        <w:jc w:val="both"/>
      </w:pPr>
      <w:r>
        <w:t>NetCDF Performance</w:t>
      </w:r>
    </w:p>
    <w:p w14:paraId="009A3FBC" w14:textId="77777777" w:rsidR="00C61165" w:rsidRDefault="00C61165" w:rsidP="00724387">
      <w:pPr>
        <w:jc w:val="both"/>
      </w:pPr>
    </w:p>
    <w:p w14:paraId="388BAF84" w14:textId="7E9A59D4" w:rsidR="00C61165" w:rsidRDefault="00C61165" w:rsidP="00724387">
      <w:pPr>
        <w:jc w:val="both"/>
      </w:pPr>
      <w:r>
        <w:t xml:space="preserve">Optimised installations of NetCDF, backed by parallel HDF5, are provided by Cray as part of the operating system on ARCHER. At time of writing, the default version of this cray-netcdf-hdf5parallel module is </w:t>
      </w:r>
      <w:r w:rsidRPr="00464090">
        <w:t>4.3.3.1</w:t>
      </w:r>
      <w:r>
        <w:t>. However, it was found to give poor performance, failing to demonstrate scalability and instead reaching a peak bandwidth of approximately 1 GiB/s regardless of number of writers</w:t>
      </w:r>
      <w:r w:rsidR="00AE0D25">
        <w:t xml:space="preserve"> or Lustre configuration</w:t>
      </w:r>
      <w:r>
        <w:t>. We therefore used the more recent</w:t>
      </w:r>
      <w:r w:rsidR="000F3DA8">
        <w:t xml:space="preserve"> NetCDF</w:t>
      </w:r>
      <w:r>
        <w:t xml:space="preserve"> version </w:t>
      </w:r>
      <w:r w:rsidRPr="006019EB">
        <w:t>4.4.0</w:t>
      </w:r>
      <w:r>
        <w:t xml:space="preserve"> which scales as expected for all benchmarks and </w:t>
      </w:r>
      <w:del w:id="51" w:author="Thomas Ponweiser" w:date="2017-03-03T15:45:00Z">
        <w:r w:rsidDel="00CD2B7B">
          <w:delText xml:space="preserve">would </w:delText>
        </w:r>
      </w:del>
      <w:r>
        <w:t xml:space="preserve">recommend </w:t>
      </w:r>
      <w:ins w:id="52" w:author="Thomas Ponweiser" w:date="2017-03-03T15:45:00Z">
        <w:r w:rsidR="00CD2B7B">
          <w:t xml:space="preserve">to avoid </w:t>
        </w:r>
      </w:ins>
      <w:ins w:id="53" w:author="Thomas Ponweiser" w:date="2017-03-03T15:46:00Z">
        <w:r w:rsidR="00CD2B7B">
          <w:t xml:space="preserve">the use of </w:t>
        </w:r>
      </w:ins>
      <w:ins w:id="54" w:author="Thomas Ponweiser" w:date="2017-03-03T15:45:00Z">
        <w:r w:rsidR="00CD2B7B">
          <w:t xml:space="preserve">NetCDF versions </w:t>
        </w:r>
      </w:ins>
      <w:r>
        <w:t xml:space="preserve">4.3.3.1 </w:t>
      </w:r>
      <w:r w:rsidRPr="00622AC0">
        <w:t>and below</w:t>
      </w:r>
      <w:r>
        <w:t xml:space="preserve"> </w:t>
      </w:r>
      <w:del w:id="55" w:author="Thomas Ponweiser" w:date="2017-03-03T15:46:00Z">
        <w:r w:rsidDel="00CD2B7B">
          <w:delText xml:space="preserve">be avoided by users </w:delText>
        </w:r>
      </w:del>
      <w:r>
        <w:t>for performance reasons.</w:t>
      </w:r>
    </w:p>
    <w:p w14:paraId="61D938D6" w14:textId="77777777" w:rsidR="005A14A6" w:rsidRDefault="005A14A6" w:rsidP="00724387">
      <w:pPr>
        <w:jc w:val="both"/>
      </w:pPr>
    </w:p>
    <w:p w14:paraId="656665E5" w14:textId="1E7A628F" w:rsidR="005A14A6" w:rsidRDefault="00910B3B" w:rsidP="00724387">
      <w:pPr>
        <w:jc w:val="both"/>
      </w:pPr>
      <w:r>
        <w:t>Results for version 4.4.0</w:t>
      </w:r>
      <w:r w:rsidR="002F0121">
        <w:t xml:space="preserve">, repeating the stripe and array </w:t>
      </w:r>
      <w:r w:rsidR="008E608B">
        <w:t>size experim</w:t>
      </w:r>
      <w:r w:rsidR="002F0121">
        <w:t>ents performed for MPI-IO,</w:t>
      </w:r>
      <w:r w:rsidR="005A14A6">
        <w:t xml:space="preserve"> </w:t>
      </w:r>
      <w:r>
        <w:t>are</w:t>
      </w:r>
      <w:r w:rsidR="005A14A6">
        <w:t xml:space="preserve"> plotted in </w:t>
      </w:r>
      <w:r w:rsidR="005A14A6">
        <w:fldChar w:fldCharType="begin"/>
      </w:r>
      <w:r w:rsidR="005A14A6">
        <w:instrText xml:space="preserve"> REF _Ref466286518 \h </w:instrText>
      </w:r>
      <w:r w:rsidR="005A14A6">
        <w:fldChar w:fldCharType="separate"/>
      </w:r>
      <w:r w:rsidR="00A16C1E">
        <w:t xml:space="preserve">Figure </w:t>
      </w:r>
      <w:r w:rsidR="00A16C1E">
        <w:rPr>
          <w:noProof/>
        </w:rPr>
        <w:t>10</w:t>
      </w:r>
      <w:r w:rsidR="005A14A6">
        <w:fldChar w:fldCharType="end"/>
      </w:r>
      <w:r w:rsidR="0044390C">
        <w:t xml:space="preserve"> to </w:t>
      </w:r>
      <w:r w:rsidR="005825E2">
        <w:fldChar w:fldCharType="begin"/>
      </w:r>
      <w:r w:rsidR="005825E2">
        <w:instrText xml:space="preserve"> REF _Ref466286523 \h </w:instrText>
      </w:r>
      <w:r w:rsidR="005825E2">
        <w:fldChar w:fldCharType="separate"/>
      </w:r>
      <w:r w:rsidR="00A16C1E">
        <w:t xml:space="preserve">Figure </w:t>
      </w:r>
      <w:r w:rsidR="00A16C1E">
        <w:rPr>
          <w:noProof/>
        </w:rPr>
        <w:t>13</w:t>
      </w:r>
      <w:r w:rsidR="005825E2">
        <w:fldChar w:fldCharType="end"/>
      </w:r>
      <w:r w:rsidR="005A14A6">
        <w:t>.</w:t>
      </w:r>
    </w:p>
    <w:p w14:paraId="24600192" w14:textId="77777777" w:rsidR="00C61165" w:rsidRDefault="00C61165" w:rsidP="00724387">
      <w:pPr>
        <w:jc w:val="both"/>
      </w:pPr>
    </w:p>
    <w:p w14:paraId="12290FCA" w14:textId="77992A0D" w:rsidR="00232640" w:rsidRDefault="006A2787" w:rsidP="00232640">
      <w:pPr>
        <w:keepNext/>
        <w:jc w:val="both"/>
      </w:pPr>
      <w:r>
        <w:rPr>
          <w:noProof/>
          <w:lang w:eastAsia="en-GB"/>
        </w:rPr>
        <w:lastRenderedPageBreak/>
        <w:drawing>
          <wp:inline distT="0" distB="0" distL="0" distR="0" wp14:anchorId="2D809AB6" wp14:editId="593B26F8">
            <wp:extent cx="5280660" cy="2829560"/>
            <wp:effectExtent l="0" t="0" r="15240" b="27940"/>
            <wp:docPr id="7" name="Chart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C4F7260" w14:textId="56B55BB5" w:rsidR="00C61165" w:rsidRPr="003A7B92" w:rsidRDefault="00232640" w:rsidP="00232640">
      <w:pPr>
        <w:pStyle w:val="Caption"/>
        <w:jc w:val="center"/>
        <w:rPr>
          <w:color w:val="FF0000"/>
        </w:rPr>
      </w:pPr>
      <w:bookmarkStart w:id="56" w:name="_Ref466286518"/>
      <w:r>
        <w:t xml:space="preserve">Figure </w:t>
      </w:r>
      <w:r w:rsidR="00314F82">
        <w:fldChar w:fldCharType="begin"/>
      </w:r>
      <w:r w:rsidR="00314F82">
        <w:instrText xml:space="preserve"> SEQ Figure \* ARABIC </w:instrText>
      </w:r>
      <w:r w:rsidR="00314F82">
        <w:fldChar w:fldCharType="separate"/>
      </w:r>
      <w:r w:rsidR="00A16C1E">
        <w:rPr>
          <w:noProof/>
        </w:rPr>
        <w:t>10</w:t>
      </w:r>
      <w:r w:rsidR="00314F82">
        <w:rPr>
          <w:noProof/>
        </w:rPr>
        <w:fldChar w:fldCharType="end"/>
      </w:r>
      <w:bookmarkEnd w:id="56"/>
      <w:r>
        <w:t>. ARCHER NetCDF v4.4.0 performance, default striping, default array sizes</w:t>
      </w:r>
    </w:p>
    <w:p w14:paraId="1EE3BD58" w14:textId="6AC755F1" w:rsidR="00232640" w:rsidRDefault="006A2787" w:rsidP="00232640">
      <w:pPr>
        <w:keepNext/>
        <w:jc w:val="both"/>
      </w:pPr>
      <w:r>
        <w:rPr>
          <w:noProof/>
          <w:lang w:eastAsia="en-GB"/>
        </w:rPr>
        <w:drawing>
          <wp:inline distT="0" distB="0" distL="0" distR="0" wp14:anchorId="39BC06CB" wp14:editId="5BF4B693">
            <wp:extent cx="5280660" cy="2825750"/>
            <wp:effectExtent l="0" t="0" r="15240" b="12700"/>
            <wp:docPr id="8"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1E3A519" w14:textId="3EC56ED0" w:rsidR="00C61165" w:rsidRDefault="00232640" w:rsidP="00232640">
      <w:pPr>
        <w:pStyle w:val="Caption"/>
        <w:jc w:val="center"/>
      </w:pPr>
      <w:bookmarkStart w:id="57" w:name="_Ref466286520"/>
      <w:r>
        <w:t xml:space="preserve">Figure </w:t>
      </w:r>
      <w:r w:rsidR="00314F82">
        <w:fldChar w:fldCharType="begin"/>
      </w:r>
      <w:r w:rsidR="00314F82">
        <w:instrText xml:space="preserve"> SEQ Figure \* ARABIC </w:instrText>
      </w:r>
      <w:r w:rsidR="00314F82">
        <w:fldChar w:fldCharType="separate"/>
      </w:r>
      <w:r w:rsidR="00A16C1E">
        <w:rPr>
          <w:noProof/>
        </w:rPr>
        <w:t>11</w:t>
      </w:r>
      <w:r w:rsidR="00314F82">
        <w:rPr>
          <w:noProof/>
        </w:rPr>
        <w:fldChar w:fldCharType="end"/>
      </w:r>
      <w:bookmarkEnd w:id="57"/>
      <w:r w:rsidRPr="00E61C6C">
        <w:t xml:space="preserve">. ARCHER NetCDF v4.4.0 performance, </w:t>
      </w:r>
      <w:r>
        <w:t>maximum</w:t>
      </w:r>
      <w:r w:rsidRPr="00E61C6C">
        <w:t xml:space="preserve"> striping, default array sizes</w:t>
      </w:r>
    </w:p>
    <w:p w14:paraId="3541788A" w14:textId="77777777" w:rsidR="00C61165" w:rsidRDefault="00C61165" w:rsidP="00724387">
      <w:pPr>
        <w:jc w:val="both"/>
      </w:pPr>
    </w:p>
    <w:p w14:paraId="2BBA1269" w14:textId="77777777" w:rsidR="00C61165" w:rsidRDefault="00C61165" w:rsidP="00724387">
      <w:pPr>
        <w:jc w:val="both"/>
      </w:pPr>
    </w:p>
    <w:p w14:paraId="1C611C8A" w14:textId="77777777" w:rsidR="00C61165" w:rsidRDefault="00C61165" w:rsidP="00724387">
      <w:pPr>
        <w:jc w:val="both"/>
      </w:pPr>
    </w:p>
    <w:p w14:paraId="54909E2B" w14:textId="788E473C" w:rsidR="00232640" w:rsidRDefault="006A2787" w:rsidP="00232640">
      <w:pPr>
        <w:keepNext/>
        <w:jc w:val="both"/>
      </w:pPr>
      <w:r>
        <w:rPr>
          <w:noProof/>
          <w:lang w:eastAsia="en-GB"/>
        </w:rPr>
        <w:lastRenderedPageBreak/>
        <w:drawing>
          <wp:inline distT="0" distB="0" distL="0" distR="0" wp14:anchorId="7D5D68F1" wp14:editId="51FEDC8C">
            <wp:extent cx="5280660" cy="2829560"/>
            <wp:effectExtent l="0" t="0" r="15240" b="27940"/>
            <wp:docPr id="9" name="Chart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B10AEC3" w14:textId="3355085B" w:rsidR="00232640" w:rsidRDefault="00232640" w:rsidP="00232640">
      <w:pPr>
        <w:pStyle w:val="Caption"/>
        <w:jc w:val="center"/>
      </w:pPr>
      <w:bookmarkStart w:id="58" w:name="_Ref466286521"/>
      <w:r>
        <w:t xml:space="preserve">Figure </w:t>
      </w:r>
      <w:r w:rsidR="00314F82">
        <w:fldChar w:fldCharType="begin"/>
      </w:r>
      <w:r w:rsidR="00314F82">
        <w:instrText xml:space="preserve"> SEQ Figure \* ARABIC </w:instrText>
      </w:r>
      <w:r w:rsidR="00314F82">
        <w:fldChar w:fldCharType="separate"/>
      </w:r>
      <w:r w:rsidR="00A16C1E">
        <w:rPr>
          <w:noProof/>
        </w:rPr>
        <w:t>12</w:t>
      </w:r>
      <w:r w:rsidR="00314F82">
        <w:rPr>
          <w:noProof/>
        </w:rPr>
        <w:fldChar w:fldCharType="end"/>
      </w:r>
      <w:bookmarkEnd w:id="58"/>
      <w:r w:rsidRPr="00B45CFC">
        <w:t xml:space="preserve">. ARCHER NetCDF v4.4.0 performance, default striping, </w:t>
      </w:r>
      <w:r>
        <w:t>large arrays</w:t>
      </w:r>
    </w:p>
    <w:p w14:paraId="5A0D5232" w14:textId="0461B243" w:rsidR="00232640" w:rsidRDefault="006A2787" w:rsidP="00232640">
      <w:pPr>
        <w:keepNext/>
        <w:jc w:val="both"/>
      </w:pPr>
      <w:r>
        <w:rPr>
          <w:noProof/>
          <w:lang w:eastAsia="en-GB"/>
        </w:rPr>
        <w:drawing>
          <wp:inline distT="0" distB="0" distL="0" distR="0" wp14:anchorId="038FE588" wp14:editId="5E873C6C">
            <wp:extent cx="5280660" cy="2829560"/>
            <wp:effectExtent l="0" t="0" r="15240" b="27940"/>
            <wp:docPr id="10" name="Chart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C171C75" w14:textId="4E9C65E5" w:rsidR="00C61165" w:rsidRDefault="00232640" w:rsidP="00232640">
      <w:pPr>
        <w:pStyle w:val="Caption"/>
        <w:jc w:val="center"/>
        <w:rPr>
          <w:noProof/>
          <w:lang w:eastAsia="en-GB"/>
        </w:rPr>
      </w:pPr>
      <w:bookmarkStart w:id="59" w:name="_Ref466286523"/>
      <w:r>
        <w:t xml:space="preserve">Figure </w:t>
      </w:r>
      <w:r w:rsidR="00314F82">
        <w:fldChar w:fldCharType="begin"/>
      </w:r>
      <w:r w:rsidR="00314F82">
        <w:instrText xml:space="preserve"> SEQ Figure \* ARABIC </w:instrText>
      </w:r>
      <w:r w:rsidR="00314F82">
        <w:fldChar w:fldCharType="separate"/>
      </w:r>
      <w:r w:rsidR="00A16C1E">
        <w:rPr>
          <w:noProof/>
        </w:rPr>
        <w:t>13</w:t>
      </w:r>
      <w:r w:rsidR="00314F82">
        <w:rPr>
          <w:noProof/>
        </w:rPr>
        <w:fldChar w:fldCharType="end"/>
      </w:r>
      <w:bookmarkEnd w:id="59"/>
      <w:r w:rsidRPr="002F6DF1">
        <w:t xml:space="preserve">. ARCHER NetCDF v4.4.0 performance, </w:t>
      </w:r>
      <w:r>
        <w:t>maximum striping, large arrays</w:t>
      </w:r>
    </w:p>
    <w:p w14:paraId="2DAB9B9B" w14:textId="77777777" w:rsidR="00B36273" w:rsidRDefault="00C84256" w:rsidP="00724387">
      <w:pPr>
        <w:jc w:val="both"/>
      </w:pPr>
      <w:r>
        <w:t xml:space="preserve">NetCDF performance </w:t>
      </w:r>
      <w:r w:rsidR="00AB4AB9">
        <w:t>characteristics</w:t>
      </w:r>
      <w:r>
        <w:t xml:space="preserve"> were found to be </w:t>
      </w:r>
      <w:r w:rsidR="00E927EE">
        <w:t>entirely</w:t>
      </w:r>
      <w:r w:rsidR="00AB4AB9">
        <w:t xml:space="preserve"> similar to MPI-IO, with variations in stripe count, stripe size and local array size producing the same general trend. This is </w:t>
      </w:r>
      <w:r w:rsidR="00733889">
        <w:t xml:space="preserve">in line with expectations </w:t>
      </w:r>
      <w:r w:rsidR="00AB4AB9">
        <w:t>as NetCDF interfaces to HDF5 for its parallel implementation, which is itself based on MPI-IO.</w:t>
      </w:r>
    </w:p>
    <w:p w14:paraId="2B7D60C0" w14:textId="77777777" w:rsidR="00B36273" w:rsidRDefault="00B36273" w:rsidP="00724387">
      <w:pPr>
        <w:jc w:val="both"/>
      </w:pPr>
    </w:p>
    <w:p w14:paraId="03F57E9E" w14:textId="02752935" w:rsidR="00C61165" w:rsidRDefault="00733889" w:rsidP="00724387">
      <w:pPr>
        <w:jc w:val="both"/>
      </w:pPr>
      <w:r>
        <w:t>Peak bandwidth was measured at 13,000 MiB/s, down from the 16,000 MiB/s seen with MPI-IO</w:t>
      </w:r>
      <w:r w:rsidR="0060484E">
        <w:t>, i.e NetCDF achieves roughly 80% of MPI-IO performance</w:t>
      </w:r>
      <w:r w:rsidR="00B36273">
        <w:t>. This is attributed to the overhead of the NetCDF/HDF5/MPI-IO stack and the additional structuring applied to NetCDF files.</w:t>
      </w:r>
      <w:r w:rsidR="00B36273" w:rsidRPr="0053055C">
        <w:t xml:space="preserve"> </w:t>
      </w:r>
      <w:del w:id="60" w:author="Thomas Ponweiser" w:date="2017-03-03T15:48:00Z">
        <w:r w:rsidR="000644ED" w:rsidDel="00CD2B7B">
          <w:delText xml:space="preserve"> </w:delText>
        </w:r>
      </w:del>
      <w:r w:rsidR="000644ED">
        <w:t xml:space="preserve">To verify this, we examined the write statistics recorded by MPICH, specifically those reported through the </w:t>
      </w:r>
      <w:r w:rsidR="000644ED" w:rsidRPr="00E912C8">
        <w:rPr>
          <w:rStyle w:val="Emphasis"/>
        </w:rPr>
        <w:t>MPICH_MPIIO_STATS</w:t>
      </w:r>
      <w:r w:rsidR="000644ED">
        <w:t xml:space="preserve"> environment variable. Extracts from a simple base case – single writer, maximum striping – are given below:</w:t>
      </w:r>
    </w:p>
    <w:p w14:paraId="363C9B59" w14:textId="77777777" w:rsidR="000644ED" w:rsidRDefault="000644ED" w:rsidP="00724387">
      <w:pPr>
        <w:jc w:val="both"/>
      </w:pPr>
    </w:p>
    <w:p w14:paraId="6AD42B7F" w14:textId="77777777" w:rsidR="000644ED" w:rsidRPr="00E912C8" w:rsidRDefault="000644ED" w:rsidP="000644ED">
      <w:pPr>
        <w:jc w:val="both"/>
        <w:rPr>
          <w:rStyle w:val="Emphasis"/>
          <w:b/>
        </w:rPr>
      </w:pPr>
      <w:r w:rsidRPr="00E912C8">
        <w:rPr>
          <w:rStyle w:val="Emphasis"/>
          <w:b/>
        </w:rPr>
        <w:t>MPIIO write access patterns for striped/mpiio.dat</w:t>
      </w:r>
    </w:p>
    <w:p w14:paraId="6895A444" w14:textId="77777777" w:rsidR="000644ED" w:rsidRPr="00E912C8" w:rsidRDefault="000644ED" w:rsidP="000644ED">
      <w:pPr>
        <w:jc w:val="both"/>
        <w:rPr>
          <w:rStyle w:val="Emphasis"/>
        </w:rPr>
      </w:pPr>
      <w:r w:rsidRPr="00E912C8">
        <w:rPr>
          <w:rStyle w:val="Emphasis"/>
        </w:rPr>
        <w:t xml:space="preserve">  independent writes = 0</w:t>
      </w:r>
    </w:p>
    <w:p w14:paraId="4FCBABBB" w14:textId="77777777" w:rsidR="000644ED" w:rsidRPr="00E912C8" w:rsidRDefault="000644ED" w:rsidP="000644ED">
      <w:pPr>
        <w:jc w:val="both"/>
        <w:rPr>
          <w:rStyle w:val="Emphasis"/>
        </w:rPr>
      </w:pPr>
      <w:r w:rsidRPr="00E912C8">
        <w:rPr>
          <w:rStyle w:val="Emphasis"/>
        </w:rPr>
        <w:t xml:space="preserve">  collective writes = 24</w:t>
      </w:r>
    </w:p>
    <w:p w14:paraId="5387F568" w14:textId="77777777" w:rsidR="000644ED" w:rsidRPr="00E912C8" w:rsidRDefault="000644ED" w:rsidP="000644ED">
      <w:pPr>
        <w:jc w:val="both"/>
        <w:rPr>
          <w:rStyle w:val="Emphasis"/>
        </w:rPr>
      </w:pPr>
    </w:p>
    <w:p w14:paraId="21DE73C5" w14:textId="77777777" w:rsidR="000644ED" w:rsidRPr="00E912C8" w:rsidRDefault="000644ED" w:rsidP="000644ED">
      <w:pPr>
        <w:jc w:val="both"/>
        <w:rPr>
          <w:rStyle w:val="Emphasis"/>
          <w:b/>
        </w:rPr>
      </w:pPr>
      <w:r w:rsidRPr="00E912C8">
        <w:rPr>
          <w:rStyle w:val="Emphasis"/>
          <w:b/>
        </w:rPr>
        <w:t>MPIIO write access patterns for striped/hdf5.dat</w:t>
      </w:r>
    </w:p>
    <w:p w14:paraId="6E0C1000" w14:textId="77777777" w:rsidR="000644ED" w:rsidRPr="00E912C8" w:rsidRDefault="000644ED" w:rsidP="000644ED">
      <w:pPr>
        <w:jc w:val="both"/>
        <w:rPr>
          <w:rStyle w:val="Emphasis"/>
        </w:rPr>
      </w:pPr>
      <w:r w:rsidRPr="00E912C8">
        <w:rPr>
          <w:rStyle w:val="Emphasis"/>
        </w:rPr>
        <w:lastRenderedPageBreak/>
        <w:t xml:space="preserve">  independent writes = 6</w:t>
      </w:r>
    </w:p>
    <w:p w14:paraId="5FCEBC1F" w14:textId="77777777" w:rsidR="000644ED" w:rsidRPr="00E912C8" w:rsidRDefault="000644ED" w:rsidP="000644ED">
      <w:pPr>
        <w:jc w:val="both"/>
        <w:rPr>
          <w:rStyle w:val="Emphasis"/>
        </w:rPr>
      </w:pPr>
      <w:r w:rsidRPr="00E912C8">
        <w:rPr>
          <w:rStyle w:val="Emphasis"/>
        </w:rPr>
        <w:t xml:space="preserve">  collective writes = 24</w:t>
      </w:r>
    </w:p>
    <w:p w14:paraId="1913CF4D" w14:textId="77777777" w:rsidR="000644ED" w:rsidRPr="00E912C8" w:rsidRDefault="000644ED" w:rsidP="000644ED">
      <w:pPr>
        <w:jc w:val="both"/>
        <w:rPr>
          <w:rStyle w:val="Emphasis"/>
        </w:rPr>
      </w:pPr>
    </w:p>
    <w:p w14:paraId="28046EE0" w14:textId="77777777" w:rsidR="000644ED" w:rsidRPr="00E912C8" w:rsidRDefault="000644ED" w:rsidP="000644ED">
      <w:pPr>
        <w:jc w:val="both"/>
        <w:rPr>
          <w:rStyle w:val="Emphasis"/>
          <w:b/>
        </w:rPr>
      </w:pPr>
      <w:r w:rsidRPr="00E912C8">
        <w:rPr>
          <w:rStyle w:val="Emphasis"/>
          <w:b/>
        </w:rPr>
        <w:t>MPIIO write access patterns for striped/netcdf.dat</w:t>
      </w:r>
    </w:p>
    <w:p w14:paraId="4D1E602A" w14:textId="77777777" w:rsidR="000644ED" w:rsidRPr="00E912C8" w:rsidRDefault="000644ED" w:rsidP="000644ED">
      <w:pPr>
        <w:jc w:val="both"/>
        <w:rPr>
          <w:rStyle w:val="Emphasis"/>
        </w:rPr>
      </w:pPr>
      <w:r w:rsidRPr="00E912C8">
        <w:rPr>
          <w:rStyle w:val="Emphasis"/>
        </w:rPr>
        <w:t xml:space="preserve">  independent writes = 10</w:t>
      </w:r>
    </w:p>
    <w:p w14:paraId="32781552" w14:textId="43D6ACBA" w:rsidR="000644ED" w:rsidRPr="00E912C8" w:rsidRDefault="000644ED" w:rsidP="000644ED">
      <w:pPr>
        <w:jc w:val="both"/>
        <w:rPr>
          <w:rStyle w:val="Emphasis"/>
        </w:rPr>
      </w:pPr>
      <w:r w:rsidRPr="00E912C8">
        <w:rPr>
          <w:rStyle w:val="Emphasis"/>
        </w:rPr>
        <w:t xml:space="preserve">  collective writes = 24</w:t>
      </w:r>
    </w:p>
    <w:p w14:paraId="1DAD2F6B" w14:textId="77777777" w:rsidR="000644ED" w:rsidRDefault="000644ED" w:rsidP="00E912C8"/>
    <w:p w14:paraId="1800D92A" w14:textId="684608BD" w:rsidR="000644ED" w:rsidRDefault="006D10C7" w:rsidP="00E912C8">
      <w:r>
        <w:t xml:space="preserve">From this, we can see the actual parallel I/O performed, the collective writes count, is identical between the three libraries, while independent writes increase with the richness of the structural and header information provided. This </w:t>
      </w:r>
      <w:r w:rsidR="00653F4F">
        <w:t xml:space="preserve">partially accounts for the lowered performance peak with the remaining deficit </w:t>
      </w:r>
      <w:r w:rsidR="00826677">
        <w:t xml:space="preserve">being </w:t>
      </w:r>
      <w:r w:rsidR="00653F4F">
        <w:t>additional time spent in library-specific functions</w:t>
      </w:r>
      <w:r>
        <w:t xml:space="preserve">. This last point is of particular relevance in the case of HDF5 on ARCHER, detailed in the following section. </w:t>
      </w:r>
    </w:p>
    <w:p w14:paraId="7C073735" w14:textId="77777777" w:rsidR="00C61165" w:rsidRPr="00747C2A" w:rsidRDefault="00C61165" w:rsidP="00724387">
      <w:pPr>
        <w:pStyle w:val="Heading4"/>
        <w:jc w:val="both"/>
      </w:pPr>
      <w:r>
        <w:t>HDF5 Performance</w:t>
      </w:r>
    </w:p>
    <w:p w14:paraId="3BDDD4DB" w14:textId="77777777" w:rsidR="00C61165" w:rsidRDefault="00C61165" w:rsidP="00724387">
      <w:pPr>
        <w:jc w:val="both"/>
      </w:pPr>
    </w:p>
    <w:p w14:paraId="483B9EEA" w14:textId="1FDB7E7C" w:rsidR="00C61165" w:rsidRDefault="00C61165" w:rsidP="00724387">
      <w:pPr>
        <w:jc w:val="both"/>
      </w:pPr>
      <w:r>
        <w:t>As with NetCDF, Cray provide</w:t>
      </w:r>
      <w:ins w:id="61" w:author="Thomas Ponweiser" w:date="2017-03-03T19:45:00Z">
        <w:r w:rsidR="00EB5AB8">
          <w:t>s several pre-installed versions of</w:t>
        </w:r>
      </w:ins>
      <w:r>
        <w:t xml:space="preserve"> the HDF5 parallel </w:t>
      </w:r>
      <w:del w:id="62" w:author="Thomas Ponweiser" w:date="2017-03-03T19:45:00Z">
        <w:r w:rsidDel="00EB5AB8">
          <w:delText xml:space="preserve">libraries </w:delText>
        </w:r>
      </w:del>
      <w:ins w:id="63" w:author="Thomas Ponweiser" w:date="2017-03-03T19:45:00Z">
        <w:r w:rsidR="00EB5AB8">
          <w:t xml:space="preserve">library </w:t>
        </w:r>
      </w:ins>
      <w:r>
        <w:t xml:space="preserve">on ARCHER. </w:t>
      </w:r>
      <w:ins w:id="64" w:author="Thomas Ponweiser" w:date="2017-03-03T19:45:00Z">
        <w:r w:rsidR="00EB5AB8">
          <w:t>For these library versions (</w:t>
        </w:r>
      </w:ins>
      <w:ins w:id="65" w:author="Thomas Ponweiser" w:date="2017-03-03T19:46:00Z">
        <w:r w:rsidR="00EB5AB8">
          <w:t xml:space="preserve">from the default 1.8.14 to the most current </w:t>
        </w:r>
        <w:r w:rsidR="00EB5AB8" w:rsidRPr="005B7433">
          <w:t>1.10.0</w:t>
        </w:r>
        <w:r w:rsidR="00EB5AB8">
          <w:t>), similar</w:t>
        </w:r>
      </w:ins>
      <w:del w:id="66" w:author="Thomas Ponweiser" w:date="2017-03-03T19:46:00Z">
        <w:r w:rsidDel="00EB5AB8">
          <w:delText>Similar</w:delText>
        </w:r>
      </w:del>
      <w:r>
        <w:t xml:space="preserve"> performance limitations </w:t>
      </w:r>
      <w:del w:id="67" w:author="Thomas Ponweiser" w:date="2017-03-03T19:46:00Z">
        <w:r w:rsidDel="00EB5AB8">
          <w:delText xml:space="preserve">to </w:delText>
        </w:r>
      </w:del>
      <w:ins w:id="68" w:author="Thomas Ponweiser" w:date="2017-03-03T19:46:00Z">
        <w:r w:rsidR="00EB5AB8">
          <w:t xml:space="preserve">as for </w:t>
        </w:r>
      </w:ins>
      <w:r>
        <w:t>NetCDF</w:t>
      </w:r>
      <w:r w:rsidR="00F543A5">
        <w:t xml:space="preserve"> </w:t>
      </w:r>
      <w:r>
        <w:t>4.3.3.1 were observed</w:t>
      </w:r>
      <w:ins w:id="69" w:author="Thomas Ponweiser" w:date="2017-03-03T19:46:00Z">
        <w:r w:rsidR="00EB5AB8">
          <w:t>.</w:t>
        </w:r>
      </w:ins>
      <w:del w:id="70" w:author="Thomas Ponweiser" w:date="2017-03-03T19:46:00Z">
        <w:r w:rsidDel="00EB5AB8">
          <w:delText xml:space="preserve"> with HDF5 tests however they persisted with all system-installed versions of the library, from the default 1.8.14 to the most current </w:delText>
        </w:r>
        <w:r w:rsidRPr="005B7433" w:rsidDel="00EB5AB8">
          <w:delText>1.10.0</w:delText>
        </w:r>
        <w:r w:rsidDel="00EB5AB8">
          <w:delText>.</w:delText>
        </w:r>
      </w:del>
      <w:r w:rsidR="00AB4AB9">
        <w:t xml:space="preserve"> </w:t>
      </w:r>
      <w:r w:rsidR="00734D1F">
        <w:t xml:space="preserve">Given the hierarchical nature of the libraries, </w:t>
      </w:r>
      <w:r w:rsidR="00733889">
        <w:t xml:space="preserve">we </w:t>
      </w:r>
      <w:r w:rsidR="00AB4AB9">
        <w:t>theorise</w:t>
      </w:r>
      <w:ins w:id="71" w:author="dsloanm" w:date="2017-03-16T13:37:00Z">
        <w:r w:rsidR="00E746FA">
          <w:t>d</w:t>
        </w:r>
      </w:ins>
      <w:r w:rsidR="00AB4AB9">
        <w:t xml:space="preserve"> that the </w:t>
      </w:r>
      <w:r w:rsidR="000A6C38">
        <w:t xml:space="preserve">NetCDF </w:t>
      </w:r>
      <w:r w:rsidR="00AB4AB9">
        <w:t xml:space="preserve">4.3.3.1 limitations </w:t>
      </w:r>
      <w:del w:id="72" w:author="dsloanm" w:date="2017-03-16T13:37:00Z">
        <w:r w:rsidR="00734D1F" w:rsidDel="00E746FA">
          <w:delText xml:space="preserve">are </w:delText>
        </w:r>
      </w:del>
      <w:ins w:id="73" w:author="dsloanm" w:date="2017-03-16T13:37:00Z">
        <w:r w:rsidR="00E746FA">
          <w:t xml:space="preserve">were </w:t>
        </w:r>
      </w:ins>
      <w:r w:rsidR="00DF1299">
        <w:t xml:space="preserve">in reality </w:t>
      </w:r>
      <w:r w:rsidR="00734D1F">
        <w:t xml:space="preserve">a manifestation of </w:t>
      </w:r>
      <w:commentRangeStart w:id="74"/>
      <w:del w:id="75" w:author="dsloanm" w:date="2017-03-16T13:34:00Z">
        <w:r w:rsidR="00734D1F" w:rsidDel="009D7292">
          <w:delText>th</w:delText>
        </w:r>
      </w:del>
      <w:ins w:id="76" w:author="Thomas Eickermann" w:date="2017-03-10T17:58:00Z">
        <w:del w:id="77" w:author="dsloanm" w:date="2017-03-16T13:34:00Z">
          <w:r w:rsidR="003436A8" w:rsidDel="009D7292">
            <w:delText>e</w:delText>
          </w:r>
        </w:del>
      </w:ins>
      <w:del w:id="78" w:author="Thomas Eickermann" w:date="2017-03-10T17:58:00Z">
        <w:r w:rsidR="00734D1F" w:rsidDel="003436A8">
          <w:delText>is</w:delText>
        </w:r>
      </w:del>
      <w:ins w:id="79" w:author="dsloanm" w:date="2017-03-16T13:34:00Z">
        <w:r w:rsidR="009D7292">
          <w:t>a</w:t>
        </w:r>
      </w:ins>
      <w:del w:id="80" w:author="dsloanm" w:date="2017-03-16T13:34:00Z">
        <w:r w:rsidR="00734D1F" w:rsidDel="009D7292">
          <w:delText xml:space="preserve"> HDF5</w:delText>
        </w:r>
      </w:del>
      <w:ins w:id="81" w:author="dsloanm" w:date="2017-03-16T13:34:00Z">
        <w:r w:rsidR="009D7292">
          <w:t xml:space="preserve"> </w:t>
        </w:r>
      </w:ins>
      <w:del w:id="82" w:author="dsloanm" w:date="2017-03-16T13:34:00Z">
        <w:r w:rsidR="00734D1F" w:rsidDel="009D7292">
          <w:delText xml:space="preserve"> </w:delText>
        </w:r>
      </w:del>
      <w:r w:rsidR="00734D1F">
        <w:t>bug</w:t>
      </w:r>
      <w:commentRangeEnd w:id="74"/>
      <w:ins w:id="83" w:author="Thomas Eickermann" w:date="2017-03-10T17:58:00Z">
        <w:del w:id="84" w:author="dsloanm" w:date="2017-03-16T13:35:00Z">
          <w:r w:rsidR="003436A8" w:rsidDel="00E746FA">
            <w:delText xml:space="preserve"> explained in the following</w:delText>
          </w:r>
        </w:del>
      </w:ins>
      <w:del w:id="85" w:author="dsloanm" w:date="2017-03-16T13:35:00Z">
        <w:r w:rsidR="00EB5AB8" w:rsidDel="00E746FA">
          <w:rPr>
            <w:rStyle w:val="CommentReference"/>
          </w:rPr>
          <w:commentReference w:id="74"/>
        </w:r>
      </w:del>
      <w:ins w:id="86" w:author="dsloanm" w:date="2017-03-16T13:35:00Z">
        <w:r w:rsidR="00E746FA">
          <w:t xml:space="preserve"> in the HDF5 layer</w:t>
        </w:r>
      </w:ins>
      <w:r w:rsidR="003E3974">
        <w:t>,</w:t>
      </w:r>
      <w:r w:rsidR="00506582">
        <w:t xml:space="preserve"> and that NetCDF 4.4.0 circumvent</w:t>
      </w:r>
      <w:del w:id="87" w:author="dsloanm" w:date="2017-03-16T13:37:00Z">
        <w:r w:rsidR="00506582" w:rsidDel="00E746FA">
          <w:delText>s</w:delText>
        </w:r>
      </w:del>
      <w:ins w:id="88" w:author="dsloanm" w:date="2017-03-16T13:37:00Z">
        <w:r w:rsidR="00E746FA">
          <w:t>ed</w:t>
        </w:r>
      </w:ins>
      <w:r w:rsidR="00506582">
        <w:t xml:space="preserve"> </w:t>
      </w:r>
      <w:r w:rsidR="00DF1299">
        <w:t xml:space="preserve">the issue by following </w:t>
      </w:r>
      <w:r w:rsidR="00506582">
        <w:t xml:space="preserve">an alternate code path </w:t>
      </w:r>
      <w:r w:rsidR="00DF1299">
        <w:t xml:space="preserve">around the problematic </w:t>
      </w:r>
      <w:r w:rsidR="00DB7FB3">
        <w:t>library calls.</w:t>
      </w:r>
    </w:p>
    <w:p w14:paraId="324C4A2E" w14:textId="77777777" w:rsidR="00C61165" w:rsidRDefault="00C61165" w:rsidP="00724387">
      <w:pPr>
        <w:jc w:val="both"/>
      </w:pPr>
    </w:p>
    <w:p w14:paraId="33C69204" w14:textId="6E8CD1F0" w:rsidR="002870D6" w:rsidRDefault="00C61165" w:rsidP="00724387">
      <w:pPr>
        <w:jc w:val="both"/>
      </w:pPr>
      <w:r>
        <w:t>Application profiling</w:t>
      </w:r>
      <w:r w:rsidR="00E01A0F">
        <w:t xml:space="preserve"> of benchio</w:t>
      </w:r>
      <w:r w:rsidR="007170F0">
        <w:t xml:space="preserve"> with the HDF5 backend</w:t>
      </w:r>
      <w:ins w:id="89" w:author="dsloanm" w:date="2017-03-16T13:39:00Z">
        <w:r w:rsidR="00E746FA">
          <w:t>,</w:t>
        </w:r>
      </w:ins>
      <w:ins w:id="90" w:author="dsloanm" w:date="2017-03-16T13:38:00Z">
        <w:r w:rsidR="00E746FA">
          <w:t xml:space="preserve"> to verify this theory,</w:t>
        </w:r>
      </w:ins>
      <w:r>
        <w:t xml:space="preserve"> </w:t>
      </w:r>
      <w:r w:rsidR="00E01A0F">
        <w:t>found</w:t>
      </w:r>
      <w:r>
        <w:t xml:space="preserve"> the majority of </w:t>
      </w:r>
      <w:r w:rsidR="003E3974">
        <w:t xml:space="preserve">compute </w:t>
      </w:r>
      <w:r>
        <w:t xml:space="preserve">time is </w:t>
      </w:r>
      <w:r w:rsidR="003E3974">
        <w:t xml:space="preserve">spent </w:t>
      </w:r>
      <w:r>
        <w:t xml:space="preserve">in function </w:t>
      </w:r>
      <w:r w:rsidR="00E01A0F">
        <w:rPr>
          <w:i/>
        </w:rPr>
        <w:t>MPI_File_set_size()</w:t>
      </w:r>
      <w:r w:rsidR="00E01A0F">
        <w:t xml:space="preserve">, </w:t>
      </w:r>
      <w:r>
        <w:t xml:space="preserve">called within the HDF5 library from the user-level </w:t>
      </w:r>
      <w:r w:rsidRPr="005B7433">
        <w:rPr>
          <w:i/>
        </w:rPr>
        <w:t>H5Fclose()</w:t>
      </w:r>
      <w:r>
        <w:t xml:space="preserve"> routine. Discussions with Cray revealed this </w:t>
      </w:r>
      <w:r w:rsidR="0046266F">
        <w:t>to</w:t>
      </w:r>
      <w:ins w:id="91" w:author="dsloanm" w:date="2017-03-16T13:38:00Z">
        <w:r w:rsidR="00E746FA">
          <w:t xml:space="preserve"> indeed</w:t>
        </w:r>
      </w:ins>
      <w:r w:rsidR="0046266F">
        <w:t xml:space="preserve"> be</w:t>
      </w:r>
      <w:r>
        <w:t xml:space="preserve"> a known bug specific to</w:t>
      </w:r>
      <w:r w:rsidR="0080044B">
        <w:t xml:space="preserve"> the combination of</w:t>
      </w:r>
      <w:r w:rsidR="005B29A2">
        <w:t xml:space="preserve"> HDF5 </w:t>
      </w:r>
      <w:r w:rsidR="0080044B">
        <w:t>with</w:t>
      </w:r>
      <w:r>
        <w:t xml:space="preserve"> Lustre file systems</w:t>
      </w:r>
      <w:r w:rsidR="002870D6">
        <w:t>.</w:t>
      </w:r>
    </w:p>
    <w:p w14:paraId="63DC6BFB" w14:textId="77777777" w:rsidR="002870D6" w:rsidRDefault="002870D6" w:rsidP="00724387">
      <w:pPr>
        <w:jc w:val="both"/>
      </w:pPr>
    </w:p>
    <w:p w14:paraId="1A2775CB" w14:textId="77777777" w:rsidR="002870D6" w:rsidRDefault="002870D6" w:rsidP="00724387">
      <w:pPr>
        <w:jc w:val="both"/>
      </w:pPr>
      <w:r>
        <w:t>A</w:t>
      </w:r>
      <w:r w:rsidR="0080044B">
        <w:t xml:space="preserve">n </w:t>
      </w:r>
      <w:r w:rsidR="00E01A0F" w:rsidRPr="005B7433">
        <w:rPr>
          <w:i/>
        </w:rPr>
        <w:t>MPI_File_set_size()</w:t>
      </w:r>
      <w:r w:rsidR="00CF64DF">
        <w:rPr>
          <w:i/>
        </w:rPr>
        <w:t xml:space="preserve"> </w:t>
      </w:r>
      <w:r w:rsidR="00CF64DF" w:rsidRPr="00CF64DF">
        <w:t>operation</w:t>
      </w:r>
      <w:r w:rsidR="0080044B" w:rsidRPr="00E01A0F">
        <w:t xml:space="preserve">, </w:t>
      </w:r>
      <w:r w:rsidR="0080044B">
        <w:t>o</w:t>
      </w:r>
      <w:r>
        <w:t xml:space="preserve">n a Linux platform like ARCHER, </w:t>
      </w:r>
      <w:r w:rsidR="0080044B">
        <w:t xml:space="preserve">eventually calls the POSIX </w:t>
      </w:r>
      <w:r w:rsidR="00CF64DF">
        <w:t>function</w:t>
      </w:r>
      <w:r w:rsidR="0080044B">
        <w:t xml:space="preserve">: </w:t>
      </w:r>
      <w:r w:rsidR="0080044B" w:rsidRPr="0080044B">
        <w:rPr>
          <w:i/>
        </w:rPr>
        <w:t>ftruncate</w:t>
      </w:r>
      <w:r w:rsidR="00E01A0F">
        <w:rPr>
          <w:i/>
        </w:rPr>
        <w:t>()</w:t>
      </w:r>
      <w:r>
        <w:t xml:space="preserve">. This </w:t>
      </w:r>
      <w:r w:rsidR="0080044B">
        <w:t xml:space="preserve">has an unfavourable interaction with the locking </w:t>
      </w:r>
      <w:r w:rsidR="00E01A0F">
        <w:t xml:space="preserve">for the </w:t>
      </w:r>
      <w:r>
        <w:t xml:space="preserve">series </w:t>
      </w:r>
      <w:r w:rsidR="00E01A0F">
        <w:t xml:space="preserve">of </w:t>
      </w:r>
      <w:r>
        <w:t xml:space="preserve">metadata </w:t>
      </w:r>
      <w:r w:rsidR="00E01A0F">
        <w:t>communication</w:t>
      </w:r>
      <w:r>
        <w:t xml:space="preserve">s </w:t>
      </w:r>
      <w:r w:rsidR="00E01A0F">
        <w:t xml:space="preserve">the HDF5 library </w:t>
      </w:r>
      <w:r>
        <w:t xml:space="preserve">makes </w:t>
      </w:r>
      <w:r w:rsidR="00E01A0F">
        <w:t>during a file close. In practice, this leads to relatively long close times of tens of seconds</w:t>
      </w:r>
      <w:r>
        <w:t xml:space="preserve"> and hence the lack of scalability observed.</w:t>
      </w:r>
    </w:p>
    <w:p w14:paraId="76DEBF04" w14:textId="77777777" w:rsidR="002870D6" w:rsidRDefault="002870D6" w:rsidP="00724387">
      <w:pPr>
        <w:jc w:val="both"/>
      </w:pPr>
    </w:p>
    <w:p w14:paraId="5A52E73A" w14:textId="3A851615" w:rsidR="002870D6" w:rsidRDefault="002870D6" w:rsidP="00724387">
      <w:pPr>
        <w:pStyle w:val="NoSpacing"/>
        <w:jc w:val="both"/>
      </w:pPr>
      <w:r>
        <w:t xml:space="preserve">The HDF5 developers have noted this behaviour </w:t>
      </w:r>
      <w:r w:rsidR="003662C6">
        <w:t xml:space="preserve">in the past where it manifested in </w:t>
      </w:r>
      <w:r w:rsidR="003662C6" w:rsidRPr="003662C6">
        <w:rPr>
          <w:rStyle w:val="Emphasis"/>
        </w:rPr>
        <w:t>H5Fflush()</w:t>
      </w:r>
      <w:r w:rsidR="003662C6">
        <w:t xml:space="preserve">, </w:t>
      </w:r>
      <w:r w:rsidR="008817DC">
        <w:t>the function</w:t>
      </w:r>
      <w:r w:rsidR="003662C6">
        <w:t xml:space="preserve"> for flushing write buffers</w:t>
      </w:r>
      <w:r w:rsidR="00745D00">
        <w:t xml:space="preserve"> associated with a file to disk: </w:t>
      </w:r>
      <w:r w:rsidR="0007562E" w:rsidRPr="0007562E">
        <w:t>“when operating in a parallel application, this operation</w:t>
      </w:r>
      <w:r w:rsidR="0007562E">
        <w:t xml:space="preserve"> </w:t>
      </w:r>
      <w:r w:rsidR="0007562E" w:rsidRPr="0007562E">
        <w:t xml:space="preserve">resulted in a call to </w:t>
      </w:r>
      <w:r w:rsidR="0007562E" w:rsidRPr="0007562E">
        <w:rPr>
          <w:rStyle w:val="Emphasis"/>
        </w:rPr>
        <w:t>MPI_File_set_size</w:t>
      </w:r>
      <w:r w:rsidR="0007562E" w:rsidRPr="0007562E">
        <w:t xml:space="preserve">, which currently has very poor performance characteristics on Lustre file systems. Because an HDF5 file’s size is not required to be accurately set until the file is closed, this operation was removed from </w:t>
      </w:r>
      <w:r w:rsidR="0007562E" w:rsidRPr="0007562E">
        <w:rPr>
          <w:rStyle w:val="Emphasis"/>
        </w:rPr>
        <w:t>H5Fflush</w:t>
      </w:r>
      <w:r w:rsidR="0007562E" w:rsidRPr="0007562E">
        <w:t xml:space="preserve"> and added</w:t>
      </w:r>
      <w:r w:rsidR="0007562E">
        <w:t xml:space="preserve"> to the code for closing a file</w:t>
      </w:r>
      <w:r w:rsidR="0007562E" w:rsidRPr="0007562E">
        <w:t>”</w:t>
      </w:r>
      <w:r w:rsidR="00D9115B">
        <w:fldChar w:fldCharType="begin"/>
      </w:r>
      <w:r w:rsidR="00D9115B">
        <w:instrText xml:space="preserve"> REF _Ref466283832 \r \h </w:instrText>
      </w:r>
      <w:r w:rsidR="00D9115B">
        <w:fldChar w:fldCharType="separate"/>
      </w:r>
      <w:r w:rsidR="00A16C1E">
        <w:t>[14]</w:t>
      </w:r>
      <w:r w:rsidR="00D9115B">
        <w:fldChar w:fldCharType="end"/>
      </w:r>
      <w:r w:rsidR="0007562E">
        <w:t xml:space="preserve"> hence leading to the behaviour </w:t>
      </w:r>
      <w:r w:rsidR="00502A03">
        <w:t xml:space="preserve">currently </w:t>
      </w:r>
      <w:r w:rsidR="0007562E">
        <w:t xml:space="preserve">observed in </w:t>
      </w:r>
      <w:r w:rsidR="0007562E" w:rsidRPr="005B7433">
        <w:rPr>
          <w:i/>
        </w:rPr>
        <w:t>H5Fclose()</w:t>
      </w:r>
      <w:r w:rsidR="0007562E">
        <w:rPr>
          <w:i/>
        </w:rPr>
        <w:t>.</w:t>
      </w:r>
    </w:p>
    <w:p w14:paraId="397D6FC4" w14:textId="77777777" w:rsidR="0007562E" w:rsidRDefault="0007562E" w:rsidP="00724387">
      <w:pPr>
        <w:pStyle w:val="NoSpacing"/>
        <w:jc w:val="both"/>
      </w:pPr>
    </w:p>
    <w:p w14:paraId="1C3587EC" w14:textId="5DB03608" w:rsidR="00EA6339" w:rsidRDefault="00F73738" w:rsidP="00724387">
      <w:pPr>
        <w:jc w:val="both"/>
      </w:pPr>
      <w:r>
        <w:t>Cray</w:t>
      </w:r>
      <w:ins w:id="92" w:author="Thomas Ponweiser" w:date="2017-03-03T19:48:00Z">
        <w:r w:rsidR="00EB5AB8">
          <w:t>’s</w:t>
        </w:r>
      </w:ins>
      <w:r>
        <w:t xml:space="preserve"> </w:t>
      </w:r>
      <w:del w:id="93" w:author="Thomas Ponweiser" w:date="2017-03-03T19:48:00Z">
        <w:r w:rsidDel="00EB5AB8">
          <w:delText xml:space="preserve">discussions </w:delText>
        </w:r>
      </w:del>
      <w:ins w:id="94" w:author="Thomas Ponweiser" w:date="2017-03-03T19:48:00Z">
        <w:r w:rsidR="00EB5AB8">
          <w:t xml:space="preserve">investigations </w:t>
        </w:r>
      </w:ins>
      <w:r>
        <w:t>on this bug are on-going and, at present, no known work</w:t>
      </w:r>
      <w:r w:rsidR="00DE7432">
        <w:t>-</w:t>
      </w:r>
      <w:r>
        <w:t xml:space="preserve">around or </w:t>
      </w:r>
      <w:r w:rsidR="00DE7432">
        <w:t xml:space="preserve">mitigation </w:t>
      </w:r>
      <w:r w:rsidR="00F53D34">
        <w:t xml:space="preserve">is </w:t>
      </w:r>
      <w:r w:rsidR="00DE7432">
        <w:t>provided for end users</w:t>
      </w:r>
      <w:r>
        <w:t>. The recommendation for CoEs is to be aware of this interaction</w:t>
      </w:r>
      <w:r w:rsidR="000B7EC4">
        <w:t xml:space="preserve"> and inform </w:t>
      </w:r>
      <w:r w:rsidR="00A86E11">
        <w:t>research</w:t>
      </w:r>
      <w:r w:rsidR="000B7EC4">
        <w:t xml:space="preserve"> communities as the issue is observed.</w:t>
      </w:r>
    </w:p>
    <w:p w14:paraId="4CAC3AC8" w14:textId="77777777" w:rsidR="00C61165" w:rsidRDefault="00C61165" w:rsidP="00724387">
      <w:pPr>
        <w:pStyle w:val="Heading4"/>
        <w:jc w:val="both"/>
      </w:pPr>
      <w:r>
        <w:t>Impact of System Load</w:t>
      </w:r>
    </w:p>
    <w:p w14:paraId="0657E087" w14:textId="77777777" w:rsidR="00C61165" w:rsidRPr="00C61165" w:rsidRDefault="00C61165" w:rsidP="00724387">
      <w:pPr>
        <w:jc w:val="both"/>
      </w:pPr>
    </w:p>
    <w:p w14:paraId="744D54A9" w14:textId="4E799D64" w:rsidR="00D96B2D" w:rsidRDefault="000E1A07" w:rsidP="00724387">
      <w:pPr>
        <w:jc w:val="both"/>
      </w:pPr>
      <w:r>
        <w:t xml:space="preserve">To better understand the impact of file system contention, we simulated </w:t>
      </w:r>
      <w:ins w:id="95" w:author="Thomas Ponweiser" w:date="2017-03-03T20:11:00Z">
        <w:r w:rsidR="00744EF7">
          <w:t xml:space="preserve">different </w:t>
        </w:r>
      </w:ins>
      <w:r>
        <w:t xml:space="preserve">degrees of load </w:t>
      </w:r>
      <w:r w:rsidR="003E2506">
        <w:t xml:space="preserve">by running multiple instances of </w:t>
      </w:r>
      <w:r w:rsidR="00B92840">
        <w:t xml:space="preserve">the </w:t>
      </w:r>
      <w:r w:rsidR="003E2506">
        <w:t>benchio</w:t>
      </w:r>
      <w:r w:rsidR="00B92840">
        <w:t xml:space="preserve"> MPI-IO test in parallel. </w:t>
      </w:r>
      <w:r w:rsidR="00B92840">
        <w:fldChar w:fldCharType="begin"/>
      </w:r>
      <w:r w:rsidR="00B92840">
        <w:instrText xml:space="preserve"> REF _Ref465854724 \h </w:instrText>
      </w:r>
      <w:r w:rsidR="008C2CC9">
        <w:instrText xml:space="preserve"> \* MERGEFORMAT </w:instrText>
      </w:r>
      <w:r w:rsidR="00B92840">
        <w:fldChar w:fldCharType="separate"/>
      </w:r>
      <w:r w:rsidR="00A16C1E">
        <w:t xml:space="preserve">Figure </w:t>
      </w:r>
      <w:r w:rsidR="00A16C1E">
        <w:rPr>
          <w:noProof/>
        </w:rPr>
        <w:t>14</w:t>
      </w:r>
      <w:r w:rsidR="00B92840">
        <w:fldChar w:fldCharType="end"/>
      </w:r>
      <w:r w:rsidR="00B92840">
        <w:t xml:space="preserve"> shows the aggregate </w:t>
      </w:r>
      <w:r w:rsidR="00D96B2D">
        <w:t>mean performance of one, two and four benchio instances writing concurrently to independent files</w:t>
      </w:r>
      <w:r w:rsidR="006D10C7">
        <w:t xml:space="preserve"> with the default stripe size (1 MiB)</w:t>
      </w:r>
      <w:r w:rsidR="00D96B2D">
        <w:t>.</w:t>
      </w:r>
    </w:p>
    <w:p w14:paraId="55B5CB62" w14:textId="77777777" w:rsidR="000321AB" w:rsidRDefault="000321AB" w:rsidP="00724387">
      <w:pPr>
        <w:jc w:val="both"/>
      </w:pPr>
    </w:p>
    <w:p w14:paraId="3A484F56" w14:textId="0763F65E" w:rsidR="000321AB" w:rsidRDefault="000321AB" w:rsidP="00724387">
      <w:pPr>
        <w:jc w:val="both"/>
      </w:pPr>
      <w:commentRangeStart w:id="96"/>
      <w:del w:id="97" w:author="dsloanm" w:date="2017-03-16T13:43:00Z">
        <w:r w:rsidDel="005F1661">
          <w:delText xml:space="preserve">Note that mean performance </w:delText>
        </w:r>
        <w:r w:rsidR="002053F5" w:rsidDel="005F1661">
          <w:delText>is presented in this instance as</w:delText>
        </w:r>
        <w:r w:rsidR="00AC1191" w:rsidDel="005F1661">
          <w:delText>,</w:delText>
        </w:r>
        <w:r w:rsidR="002053F5" w:rsidDel="005F1661">
          <w:delText xml:space="preserve"> </w:delText>
        </w:r>
        <w:r w:rsidR="00AC1191" w:rsidDel="005F1661">
          <w:delText>on occasion, test timing was such that a single benchio instance would be performing I/O while the others were in a setup phase or otherwise stalled. The maximum bandwidth is therefore equivalent to the single instance case and not a representative value for this test.</w:delText>
        </w:r>
        <w:commentRangeEnd w:id="96"/>
        <w:r w:rsidR="006F5E18" w:rsidDel="005F1661">
          <w:rPr>
            <w:rStyle w:val="CommentReference"/>
          </w:rPr>
          <w:commentReference w:id="96"/>
        </w:r>
      </w:del>
      <w:ins w:id="98" w:author="dsloanm" w:date="2017-03-16T13:43:00Z">
        <w:r w:rsidR="005F1661">
          <w:t>Note that here we use aggregate mean performance</w:t>
        </w:r>
      </w:ins>
      <w:ins w:id="99" w:author="dsloanm" w:date="2017-03-16T13:46:00Z">
        <w:r w:rsidR="00A64CD2">
          <w:t>,</w:t>
        </w:r>
      </w:ins>
      <w:ins w:id="100" w:author="dsloanm" w:date="2017-03-16T13:43:00Z">
        <w:r w:rsidR="005F1661">
          <w:t xml:space="preserve"> rather than maximum performance, as, in the given setup, </w:t>
        </w:r>
      </w:ins>
      <w:ins w:id="101" w:author="dsloanm" w:date="2017-03-16T13:44:00Z">
        <w:r w:rsidR="005F1661">
          <w:t xml:space="preserve">often </w:t>
        </w:r>
      </w:ins>
      <w:ins w:id="102" w:author="dsloanm" w:date="2017-03-16T13:43:00Z">
        <w:r w:rsidR="005F1661">
          <w:t xml:space="preserve">a single benchio instance would be performing I/O while the other instances </w:t>
        </w:r>
      </w:ins>
      <w:ins w:id="103" w:author="dsloanm" w:date="2017-03-16T15:55:00Z">
        <w:r w:rsidR="001D4C5B">
          <w:t xml:space="preserve">were preparing to </w:t>
        </w:r>
      </w:ins>
      <w:ins w:id="104" w:author="dsloanm" w:date="2017-03-16T13:43:00Z">
        <w:r w:rsidR="005F1661">
          <w:t>start</w:t>
        </w:r>
      </w:ins>
      <w:ins w:id="105" w:author="dsloanm" w:date="2017-03-16T15:55:00Z">
        <w:r w:rsidR="001D4C5B">
          <w:t>,</w:t>
        </w:r>
      </w:ins>
      <w:ins w:id="106" w:author="dsloanm" w:date="2017-03-16T13:43:00Z">
        <w:r w:rsidR="001D4C5B">
          <w:t xml:space="preserve"> </w:t>
        </w:r>
      </w:ins>
      <w:ins w:id="107" w:author="dsloanm" w:date="2017-03-16T15:55:00Z">
        <w:r w:rsidR="001D4C5B">
          <w:t xml:space="preserve">had already </w:t>
        </w:r>
      </w:ins>
      <w:ins w:id="108" w:author="dsloanm" w:date="2017-03-16T13:43:00Z">
        <w:r w:rsidR="005F1661">
          <w:t>finished</w:t>
        </w:r>
      </w:ins>
      <w:ins w:id="109" w:author="dsloanm" w:date="2017-03-16T15:55:00Z">
        <w:r w:rsidR="001D4C5B">
          <w:t xml:space="preserve"> or </w:t>
        </w:r>
      </w:ins>
      <w:ins w:id="110" w:author="dsloanm" w:date="2017-03-17T16:05:00Z">
        <w:r w:rsidR="00D560C9">
          <w:t xml:space="preserve">were </w:t>
        </w:r>
      </w:ins>
      <w:ins w:id="111" w:author="dsloanm" w:date="2017-03-16T15:57:00Z">
        <w:r w:rsidR="00C96983">
          <w:t xml:space="preserve">otherwise </w:t>
        </w:r>
      </w:ins>
      <w:ins w:id="112" w:author="dsloanm" w:date="2017-03-16T16:00:00Z">
        <w:r w:rsidR="00C96983">
          <w:t>between iterations</w:t>
        </w:r>
      </w:ins>
      <w:ins w:id="113" w:author="dsloanm" w:date="2017-03-16T13:43:00Z">
        <w:r w:rsidR="005F1661">
          <w:t xml:space="preserve">. </w:t>
        </w:r>
      </w:ins>
      <w:ins w:id="114" w:author="dsloanm" w:date="2017-03-16T15:56:00Z">
        <w:r w:rsidR="00C96983">
          <w:t>The</w:t>
        </w:r>
      </w:ins>
      <w:ins w:id="115" w:author="dsloanm" w:date="2017-03-16T13:43:00Z">
        <w:r w:rsidR="005F1661">
          <w:t xml:space="preserve"> maximum bandwidth achieved during such a test is essentially the same as the maximum bandwidth when running just a single benchio instance and is therefore not representative</w:t>
        </w:r>
      </w:ins>
      <w:ins w:id="116" w:author="dsloanm" w:date="2017-03-16T15:59:00Z">
        <w:r w:rsidR="00C96983">
          <w:t xml:space="preserve"> of the impact of system load</w:t>
        </w:r>
      </w:ins>
      <w:ins w:id="117" w:author="dsloanm" w:date="2017-03-16T13:43:00Z">
        <w:r w:rsidR="005F1661">
          <w:t>.</w:t>
        </w:r>
      </w:ins>
    </w:p>
    <w:p w14:paraId="03185CD4" w14:textId="77777777" w:rsidR="00C61165" w:rsidRDefault="00B92840" w:rsidP="00C61165">
      <w:r>
        <w:t xml:space="preserve"> </w:t>
      </w:r>
    </w:p>
    <w:p w14:paraId="58ADE889" w14:textId="779E91D8" w:rsidR="003E2506" w:rsidRDefault="006A2787" w:rsidP="003E2506">
      <w:pPr>
        <w:keepNext/>
      </w:pPr>
      <w:r>
        <w:rPr>
          <w:noProof/>
          <w:lang w:eastAsia="en-GB"/>
        </w:rPr>
        <w:lastRenderedPageBreak/>
        <w:drawing>
          <wp:inline distT="0" distB="0" distL="0" distR="0" wp14:anchorId="42654F2C" wp14:editId="3CDCDFDE">
            <wp:extent cx="5280660" cy="2976245"/>
            <wp:effectExtent l="0" t="0" r="15240" b="14605"/>
            <wp:docPr id="11" name="Chart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2BEC077" w14:textId="3A7EA879" w:rsidR="00C61165" w:rsidRDefault="003E2506" w:rsidP="003E2506">
      <w:pPr>
        <w:pStyle w:val="Caption"/>
        <w:jc w:val="center"/>
      </w:pPr>
      <w:bookmarkStart w:id="118" w:name="_Ref465854724"/>
      <w:r>
        <w:t xml:space="preserve">Figure </w:t>
      </w:r>
      <w:r w:rsidR="00314F82">
        <w:fldChar w:fldCharType="begin"/>
      </w:r>
      <w:r w:rsidR="00314F82">
        <w:instrText xml:space="preserve"> SEQ Figure \* ARABIC </w:instrText>
      </w:r>
      <w:r w:rsidR="00314F82">
        <w:fldChar w:fldCharType="separate"/>
      </w:r>
      <w:r w:rsidR="00A16C1E">
        <w:rPr>
          <w:noProof/>
        </w:rPr>
        <w:t>14</w:t>
      </w:r>
      <w:r w:rsidR="00314F82">
        <w:rPr>
          <w:noProof/>
        </w:rPr>
        <w:fldChar w:fldCharType="end"/>
      </w:r>
      <w:bookmarkEnd w:id="118"/>
      <w:r>
        <w:t>. Effect of I/O load on ARCHER</w:t>
      </w:r>
    </w:p>
    <w:p w14:paraId="34E60CD9" w14:textId="535FF90C" w:rsidR="00FE22A2" w:rsidRDefault="00024864" w:rsidP="00724387">
      <w:pPr>
        <w:jc w:val="both"/>
      </w:pPr>
      <w:r>
        <w:t xml:space="preserve">At core counts below 96, the data trends are reasonably similar and we </w:t>
      </w:r>
      <w:r w:rsidR="00372FBA">
        <w:t xml:space="preserve">see that </w:t>
      </w:r>
      <w:r w:rsidR="005659D1">
        <w:t>bandwidth</w:t>
      </w:r>
      <w:r w:rsidR="000A55A1">
        <w:t xml:space="preserve"> is </w:t>
      </w:r>
      <w:r w:rsidR="000321AB">
        <w:t>on average</w:t>
      </w:r>
      <w:r w:rsidR="000A55A1">
        <w:t xml:space="preserve"> divided equally between writers. </w:t>
      </w:r>
      <w:r w:rsidR="00931EC0">
        <w:t>E</w:t>
      </w:r>
      <w:r w:rsidR="000A55A1">
        <w:t xml:space="preserve">.g. the aggregate bandwidth of two benchio instances, each with 24 writers putting data to independent files, is roughly equivalent to the bandwidth of a single instance </w:t>
      </w:r>
      <w:r w:rsidR="00A910D8">
        <w:t>with 48 writers.</w:t>
      </w:r>
      <w:r>
        <w:t xml:space="preserve"> However, </w:t>
      </w:r>
      <w:r w:rsidR="00FE22A2">
        <w:t xml:space="preserve">as number of writers increase, there is a definite trend that multiple files give better performance than a single file. This is particularly apparent in the 768 writers case where a single file sees approximately 5800 MiB/s while </w:t>
      </w:r>
      <w:commentRangeStart w:id="119"/>
      <w:del w:id="120" w:author="dsloanm" w:date="2017-03-16T13:42:00Z">
        <w:r w:rsidR="00FE22A2" w:rsidDel="005F1661">
          <w:delText xml:space="preserve">three </w:delText>
        </w:r>
      </w:del>
      <w:commentRangeEnd w:id="119"/>
      <w:ins w:id="121" w:author="dsloanm" w:date="2017-03-16T13:42:00Z">
        <w:r w:rsidR="005F1661">
          <w:t xml:space="preserve">four </w:t>
        </w:r>
      </w:ins>
      <w:r w:rsidR="0083465B">
        <w:rPr>
          <w:rStyle w:val="CommentReference"/>
        </w:rPr>
        <w:commentReference w:id="119"/>
      </w:r>
      <w:r w:rsidR="00FE22A2">
        <w:t xml:space="preserve">files achieves near 14000 MiB/s, more than a factor of two difference. In further work, </w:t>
      </w:r>
      <w:r w:rsidR="00542466">
        <w:t xml:space="preserve">investigations into using varying numbers of files, from the current findings on a single shared file to the extreme case of a single file per process, could be done to </w:t>
      </w:r>
      <w:r w:rsidR="00D7727A">
        <w:t xml:space="preserve">further </w:t>
      </w:r>
      <w:r w:rsidR="00542466">
        <w:t>explore the results seen here.</w:t>
      </w:r>
    </w:p>
    <w:p w14:paraId="5D7A854E" w14:textId="77777777" w:rsidR="00C61165" w:rsidRDefault="00C61165" w:rsidP="00724387">
      <w:pPr>
        <w:pStyle w:val="Heading2"/>
        <w:jc w:val="both"/>
      </w:pPr>
      <w:r>
        <w:t>COSMA Performance</w:t>
      </w:r>
    </w:p>
    <w:p w14:paraId="4058F5ED" w14:textId="77777777" w:rsidR="00721ADE" w:rsidRDefault="00721ADE" w:rsidP="00721ADE"/>
    <w:p w14:paraId="2FDF50DA" w14:textId="131490BF" w:rsidR="00721ADE" w:rsidRDefault="00721ADE" w:rsidP="00FE04D6">
      <w:pPr>
        <w:jc w:val="both"/>
      </w:pPr>
      <w:r>
        <w:t>The GPFS file system employed by the DiRAC COSMA service does not facilitate user tuning like Lustre. GPFS settings are fixed at installation and cannot be adjusted at run time.</w:t>
      </w:r>
      <w:r w:rsidR="00187806">
        <w:t xml:space="preserve"> We therefore </w:t>
      </w:r>
      <w:commentRangeStart w:id="122"/>
      <w:r w:rsidR="00187806">
        <w:t xml:space="preserve">ran a single set of benchmarks </w:t>
      </w:r>
      <w:commentRangeEnd w:id="122"/>
      <w:r w:rsidR="003436A8">
        <w:rPr>
          <w:rStyle w:val="CommentReference"/>
        </w:rPr>
        <w:commentReference w:id="122"/>
      </w:r>
      <w:r w:rsidR="00187806">
        <w:t>to determine the peak bandwidth of the system</w:t>
      </w:r>
      <w:r w:rsidR="0000683D">
        <w:t xml:space="preserve">, presented in </w:t>
      </w:r>
      <w:r w:rsidR="0000683D">
        <w:fldChar w:fldCharType="begin"/>
      </w:r>
      <w:r w:rsidR="0000683D">
        <w:instrText xml:space="preserve"> REF _Ref466456294 \h </w:instrText>
      </w:r>
      <w:r w:rsidR="00FE04D6">
        <w:instrText xml:space="preserve"> \* MERGEFORMAT </w:instrText>
      </w:r>
      <w:r w:rsidR="0000683D">
        <w:fldChar w:fldCharType="separate"/>
      </w:r>
      <w:r w:rsidR="00A16C1E">
        <w:t xml:space="preserve">Figure </w:t>
      </w:r>
      <w:r w:rsidR="00A16C1E">
        <w:rPr>
          <w:noProof/>
        </w:rPr>
        <w:t>15</w:t>
      </w:r>
      <w:r w:rsidR="0000683D">
        <w:fldChar w:fldCharType="end"/>
      </w:r>
      <w:r w:rsidR="0000683D">
        <w:t>.</w:t>
      </w:r>
      <w:r w:rsidR="0016234F">
        <w:t xml:space="preserve"> NetCDF and HDF5 results were not gathered as they are not supported on COSMA by default.</w:t>
      </w:r>
    </w:p>
    <w:p w14:paraId="252D872D" w14:textId="77777777" w:rsidR="00721ADE" w:rsidRPr="00721ADE" w:rsidRDefault="00721ADE" w:rsidP="00721ADE"/>
    <w:p w14:paraId="5EA783DD" w14:textId="400FED61" w:rsidR="00507A23" w:rsidRDefault="006A2787" w:rsidP="00507A23">
      <w:pPr>
        <w:keepNext/>
        <w:jc w:val="both"/>
      </w:pPr>
      <w:r>
        <w:rPr>
          <w:noProof/>
          <w:lang w:eastAsia="en-GB"/>
        </w:rPr>
        <w:lastRenderedPageBreak/>
        <w:drawing>
          <wp:inline distT="0" distB="0" distL="0" distR="0" wp14:anchorId="439B30BD" wp14:editId="1FAA1C2B">
            <wp:extent cx="5746750" cy="3089910"/>
            <wp:effectExtent l="0" t="0" r="25400" b="15240"/>
            <wp:docPr id="12"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B7AB02B" w14:textId="31B3CAA0" w:rsidR="002C79BF" w:rsidRDefault="00507A23" w:rsidP="00507A23">
      <w:pPr>
        <w:pStyle w:val="Caption"/>
        <w:jc w:val="center"/>
      </w:pPr>
      <w:bookmarkStart w:id="123" w:name="_Ref466456294"/>
      <w:r>
        <w:t xml:space="preserve">Figure </w:t>
      </w:r>
      <w:r w:rsidR="00314F82">
        <w:fldChar w:fldCharType="begin"/>
      </w:r>
      <w:r w:rsidR="00314F82">
        <w:instrText xml:space="preserve"> SEQ Figure \* ARABIC </w:instrText>
      </w:r>
      <w:r w:rsidR="00314F82">
        <w:fldChar w:fldCharType="separate"/>
      </w:r>
      <w:r w:rsidR="00A16C1E">
        <w:rPr>
          <w:noProof/>
        </w:rPr>
        <w:t>15</w:t>
      </w:r>
      <w:r w:rsidR="00314F82">
        <w:rPr>
          <w:noProof/>
        </w:rPr>
        <w:fldChar w:fldCharType="end"/>
      </w:r>
      <w:bookmarkEnd w:id="123"/>
      <w:r>
        <w:t xml:space="preserve">. MPI-IO bandwidth for </w:t>
      </w:r>
      <w:r w:rsidR="008E376A">
        <w:t>DiRAC COSMA</w:t>
      </w:r>
    </w:p>
    <w:p w14:paraId="0CC53745" w14:textId="0E1CFFF4" w:rsidR="00C61165" w:rsidRPr="007B355A" w:rsidRDefault="00881BED" w:rsidP="00724387">
      <w:pPr>
        <w:jc w:val="both"/>
        <w:rPr>
          <w:color w:val="FF0000"/>
        </w:rPr>
      </w:pPr>
      <w:r>
        <w:t>Best performance is</w:t>
      </w:r>
      <w:r w:rsidR="00AF1D94">
        <w:t xml:space="preserve"> seen at 512 writers, which attain marginally more than </w:t>
      </w:r>
      <w:r>
        <w:t xml:space="preserve">14000 MiB/s or </w:t>
      </w:r>
      <w:r w:rsidR="007B355A">
        <w:t>approximately 68% of the rated maximum</w:t>
      </w:r>
      <w:r w:rsidR="00955026">
        <w:t>, before parallel efficiency drops.</w:t>
      </w:r>
      <w:r w:rsidR="002B11C1">
        <w:t xml:space="preserve"> As with ARCHER, this is attributed to file and disk contention.</w:t>
      </w:r>
    </w:p>
    <w:p w14:paraId="04E5F6C9" w14:textId="77777777" w:rsidR="00C61165" w:rsidRDefault="00C61165" w:rsidP="00724387">
      <w:pPr>
        <w:pStyle w:val="Heading2"/>
        <w:jc w:val="both"/>
      </w:pPr>
      <w:r>
        <w:t>UK-RDF DAC Performance</w:t>
      </w:r>
    </w:p>
    <w:p w14:paraId="053930A6" w14:textId="77777777" w:rsidR="001556EB" w:rsidRDefault="001556EB" w:rsidP="00E307B1">
      <w:pPr>
        <w:jc w:val="both"/>
      </w:pPr>
    </w:p>
    <w:p w14:paraId="7E0C098C" w14:textId="424FF187" w:rsidR="001556EB" w:rsidRDefault="001556EB" w:rsidP="00E307B1">
      <w:pPr>
        <w:jc w:val="both"/>
      </w:pPr>
      <w:r>
        <w:t>The UK-RDF DAC supports only shared memory parallelism</w:t>
      </w:r>
      <w:r w:rsidR="00421D43">
        <w:t>;</w:t>
      </w:r>
      <w:r>
        <w:t xml:space="preserve"> jobs cannot span</w:t>
      </w:r>
      <w:r w:rsidR="00A86E11">
        <w:t xml:space="preserve"> multiple</w:t>
      </w:r>
      <w:r>
        <w:t xml:space="preserve"> nodes. All tests were therefore run on a single, standard compute node </w:t>
      </w:r>
      <w:r w:rsidR="0021264B">
        <w:t>offering 40 CPU cores.</w:t>
      </w:r>
    </w:p>
    <w:p w14:paraId="2ED7375F" w14:textId="77777777" w:rsidR="0021264B" w:rsidRDefault="0021264B" w:rsidP="00E307B1">
      <w:pPr>
        <w:jc w:val="both"/>
      </w:pPr>
    </w:p>
    <w:p w14:paraId="11740690" w14:textId="00A7EC24" w:rsidR="0021264B" w:rsidRDefault="0021264B" w:rsidP="00E307B1">
      <w:pPr>
        <w:jc w:val="both"/>
      </w:pPr>
      <w:r>
        <w:t xml:space="preserve">We benchmarked two of the three GPFS file systems and </w:t>
      </w:r>
      <w:r w:rsidR="00116010">
        <w:t xml:space="preserve">examined the performance of each of the benchio parallel backends. Comparisons are given in </w:t>
      </w:r>
      <w:r w:rsidR="00116010">
        <w:fldChar w:fldCharType="begin"/>
      </w:r>
      <w:r w:rsidR="00116010">
        <w:instrText xml:space="preserve"> REF _Ref466456485 \h </w:instrText>
      </w:r>
      <w:r w:rsidR="00E307B1">
        <w:instrText xml:space="preserve"> \* MERGEFORMAT </w:instrText>
      </w:r>
      <w:r w:rsidR="00116010">
        <w:fldChar w:fldCharType="separate"/>
      </w:r>
      <w:r w:rsidR="00A16C1E">
        <w:t xml:space="preserve">Figure </w:t>
      </w:r>
      <w:r w:rsidR="00A16C1E">
        <w:rPr>
          <w:noProof/>
        </w:rPr>
        <w:t>16</w:t>
      </w:r>
      <w:r w:rsidR="00116010">
        <w:fldChar w:fldCharType="end"/>
      </w:r>
      <w:r w:rsidR="00116010">
        <w:t xml:space="preserve"> and </w:t>
      </w:r>
      <w:r w:rsidR="00116010">
        <w:fldChar w:fldCharType="begin"/>
      </w:r>
      <w:r w:rsidR="00116010">
        <w:instrText xml:space="preserve"> REF _Ref466456489 \h </w:instrText>
      </w:r>
      <w:r w:rsidR="00E307B1">
        <w:instrText xml:space="preserve"> \* MERGEFORMAT </w:instrText>
      </w:r>
      <w:r w:rsidR="00116010">
        <w:fldChar w:fldCharType="separate"/>
      </w:r>
      <w:r w:rsidR="00A16C1E">
        <w:t xml:space="preserve">Figure </w:t>
      </w:r>
      <w:r w:rsidR="00A16C1E">
        <w:rPr>
          <w:noProof/>
        </w:rPr>
        <w:t>17</w:t>
      </w:r>
      <w:r w:rsidR="00116010">
        <w:fldChar w:fldCharType="end"/>
      </w:r>
      <w:r w:rsidR="00116010">
        <w:t>.</w:t>
      </w:r>
    </w:p>
    <w:p w14:paraId="2B2C8DFE" w14:textId="29650C54" w:rsidR="00747821" w:rsidRDefault="006A2787" w:rsidP="00747821">
      <w:pPr>
        <w:keepNext/>
      </w:pPr>
      <w:r>
        <w:rPr>
          <w:noProof/>
          <w:lang w:eastAsia="en-GB"/>
        </w:rPr>
        <w:lastRenderedPageBreak/>
        <w:drawing>
          <wp:inline distT="0" distB="0" distL="0" distR="0" wp14:anchorId="33A98FC3" wp14:editId="3448EE2D">
            <wp:extent cx="5746750" cy="3344545"/>
            <wp:effectExtent l="0" t="0" r="25400" b="27305"/>
            <wp:docPr id="13" name="Picture 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7500E48" w14:textId="7A980642" w:rsidR="00747821" w:rsidRPr="00747821" w:rsidRDefault="00747821" w:rsidP="00747821">
      <w:pPr>
        <w:pStyle w:val="Caption"/>
        <w:jc w:val="center"/>
      </w:pPr>
      <w:bookmarkStart w:id="124" w:name="_Ref466456485"/>
      <w:r>
        <w:t xml:space="preserve">Figure </w:t>
      </w:r>
      <w:r w:rsidR="00314F82">
        <w:fldChar w:fldCharType="begin"/>
      </w:r>
      <w:r w:rsidR="00314F82">
        <w:instrText xml:space="preserve"> SEQ Figure \* ARABIC </w:instrText>
      </w:r>
      <w:r w:rsidR="00314F82">
        <w:fldChar w:fldCharType="separate"/>
      </w:r>
      <w:r w:rsidR="00A16C1E">
        <w:rPr>
          <w:noProof/>
        </w:rPr>
        <w:t>16</w:t>
      </w:r>
      <w:r w:rsidR="00314F82">
        <w:rPr>
          <w:noProof/>
        </w:rPr>
        <w:fldChar w:fldCharType="end"/>
      </w:r>
      <w:bookmarkEnd w:id="124"/>
      <w:r>
        <w:t>. All backends</w:t>
      </w:r>
      <w:r w:rsidR="00493F15">
        <w:t xml:space="preserve"> bandwidth for UK-RDF DAC. File system: 4.4PB /gpfs2 mounted as /epsrc.</w:t>
      </w:r>
    </w:p>
    <w:p w14:paraId="0540C52A" w14:textId="77777777" w:rsidR="00747821" w:rsidRDefault="00747821" w:rsidP="00724387">
      <w:pPr>
        <w:jc w:val="both"/>
      </w:pPr>
    </w:p>
    <w:p w14:paraId="20D88A0B" w14:textId="1F27A400" w:rsidR="00747821" w:rsidRDefault="006A2787" w:rsidP="00747821">
      <w:pPr>
        <w:keepNext/>
        <w:jc w:val="both"/>
      </w:pPr>
      <w:r>
        <w:rPr>
          <w:noProof/>
          <w:lang w:eastAsia="en-GB"/>
        </w:rPr>
        <w:drawing>
          <wp:inline distT="0" distB="0" distL="0" distR="0" wp14:anchorId="0AFD0229" wp14:editId="34748B34">
            <wp:extent cx="5746750" cy="3344545"/>
            <wp:effectExtent l="0" t="0" r="25400" b="27305"/>
            <wp:docPr id="14" name="Picture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E347ACD" w14:textId="58FB890C" w:rsidR="00747821" w:rsidRDefault="00747821" w:rsidP="00747821">
      <w:pPr>
        <w:pStyle w:val="Caption"/>
        <w:jc w:val="center"/>
      </w:pPr>
      <w:bookmarkStart w:id="125" w:name="_Ref466456489"/>
      <w:r>
        <w:t xml:space="preserve">Figure </w:t>
      </w:r>
      <w:r w:rsidR="00314F82">
        <w:fldChar w:fldCharType="begin"/>
      </w:r>
      <w:r w:rsidR="00314F82">
        <w:instrText xml:space="preserve"> SEQ Figure \* ARABIC </w:instrText>
      </w:r>
      <w:r w:rsidR="00314F82">
        <w:fldChar w:fldCharType="separate"/>
      </w:r>
      <w:r w:rsidR="00A16C1E">
        <w:rPr>
          <w:noProof/>
        </w:rPr>
        <w:t>17</w:t>
      </w:r>
      <w:r w:rsidR="00314F82">
        <w:rPr>
          <w:noProof/>
        </w:rPr>
        <w:fldChar w:fldCharType="end"/>
      </w:r>
      <w:bookmarkEnd w:id="125"/>
      <w:r>
        <w:t xml:space="preserve">. </w:t>
      </w:r>
      <w:r w:rsidRPr="00D913B1">
        <w:t>All ba</w:t>
      </w:r>
      <w:r w:rsidR="00493F15">
        <w:t>ckends bandwidth for UK-RDF DAC. File system: 1.5 PB /gpfs3 mounted as /general.</w:t>
      </w:r>
    </w:p>
    <w:p w14:paraId="2E57C3CB" w14:textId="5175E3B3" w:rsidR="00C61165" w:rsidRDefault="0081093C" w:rsidP="00724387">
      <w:pPr>
        <w:jc w:val="both"/>
      </w:pPr>
      <w:r>
        <w:t xml:space="preserve">No difference in performance was measured between the /gpfs2 and /gpfs3 file systems. Both achieved the same peak performance of approximately 2500 MiB/s, or </w:t>
      </w:r>
      <w:r w:rsidR="006B1E03">
        <w:t>approximately 35</w:t>
      </w:r>
      <w:r>
        <w:t>% of the theoretical maximum of 7</w:t>
      </w:r>
      <w:r w:rsidR="006B1E03">
        <w:t>000</w:t>
      </w:r>
      <w:r>
        <w:t xml:space="preserve"> </w:t>
      </w:r>
      <w:r w:rsidR="006B1E03">
        <w:t>Mi</w:t>
      </w:r>
      <w:r>
        <w:t xml:space="preserve">B/s. </w:t>
      </w:r>
      <w:commentRangeStart w:id="126"/>
      <w:r>
        <w:t xml:space="preserve">Hence file system storage capacity was found to have no bearing on overall write speed </w:t>
      </w:r>
      <w:r w:rsidR="00F02099">
        <w:t>in this instance</w:t>
      </w:r>
      <w:r w:rsidR="00145B30">
        <w:t>, contrary to the case of Sonexion Lustre</w:t>
      </w:r>
      <w:commentRangeEnd w:id="126"/>
      <w:r w:rsidR="003436A8">
        <w:rPr>
          <w:rStyle w:val="CommentReference"/>
        </w:rPr>
        <w:commentReference w:id="126"/>
      </w:r>
      <w:ins w:id="127" w:author="dsloanm" w:date="2017-03-17T15:53:00Z">
        <w:r w:rsidR="00675120">
          <w:t xml:space="preserve"> (see the </w:t>
        </w:r>
        <w:r w:rsidR="00675120">
          <w:rPr>
            <w:i/>
          </w:rPr>
          <w:t>HPC Systems</w:t>
        </w:r>
        <w:r w:rsidR="00675120">
          <w:t xml:space="preserve"> section above for an </w:t>
        </w:r>
      </w:ins>
      <w:ins w:id="128" w:author="dsloanm" w:date="2017-03-17T15:55:00Z">
        <w:r w:rsidR="00675120">
          <w:t>illustration</w:t>
        </w:r>
      </w:ins>
      <w:ins w:id="129" w:author="dsloanm" w:date="2017-03-17T15:53:00Z">
        <w:r w:rsidR="00675120">
          <w:t xml:space="preserve"> </w:t>
        </w:r>
      </w:ins>
      <w:ins w:id="130" w:author="dsloanm" w:date="2017-03-17T15:55:00Z">
        <w:r w:rsidR="00675120">
          <w:t>of how additional storage hardware/SSUs influence</w:t>
        </w:r>
        <w:bookmarkStart w:id="131" w:name="_GoBack"/>
        <w:bookmarkEnd w:id="131"/>
        <w:r w:rsidR="00675120">
          <w:t xml:space="preserve"> the maximum </w:t>
        </w:r>
      </w:ins>
      <w:ins w:id="132" w:author="dsloanm" w:date="2017-03-17T16:06:00Z">
        <w:r w:rsidR="00212B2A">
          <w:t xml:space="preserve">potential </w:t>
        </w:r>
      </w:ins>
      <w:ins w:id="133" w:author="dsloanm" w:date="2017-03-17T15:55:00Z">
        <w:r w:rsidR="00675120">
          <w:t xml:space="preserve">performance of </w:t>
        </w:r>
      </w:ins>
      <w:ins w:id="134" w:author="dsloanm" w:date="2017-03-17T15:56:00Z">
        <w:r w:rsidR="00675120">
          <w:t>the fs4</w:t>
        </w:r>
      </w:ins>
      <w:ins w:id="135" w:author="dsloanm" w:date="2017-03-17T15:58:00Z">
        <w:r w:rsidR="001A6A02">
          <w:t xml:space="preserve"> Lustre</w:t>
        </w:r>
      </w:ins>
      <w:ins w:id="136" w:author="dsloanm" w:date="2017-03-17T15:56:00Z">
        <w:r w:rsidR="00675120">
          <w:t xml:space="preserve"> file system on </w:t>
        </w:r>
      </w:ins>
      <w:ins w:id="137" w:author="dsloanm" w:date="2017-03-17T15:55:00Z">
        <w:r w:rsidR="00675120">
          <w:t>ARCHER</w:t>
        </w:r>
      </w:ins>
      <w:ins w:id="138" w:author="dsloanm" w:date="2017-03-17T15:57:00Z">
        <w:r w:rsidR="001308EF">
          <w:t>, in comparison to fs2 and fs3</w:t>
        </w:r>
      </w:ins>
      <w:ins w:id="139" w:author="dsloanm" w:date="2017-03-17T15:56:00Z">
        <w:r w:rsidR="00675120">
          <w:t>)</w:t>
        </w:r>
      </w:ins>
      <w:r w:rsidR="00F02099">
        <w:t>.</w:t>
      </w:r>
    </w:p>
    <w:p w14:paraId="77FF1ADC" w14:textId="77777777" w:rsidR="00587A03" w:rsidRDefault="00587A03" w:rsidP="00724387">
      <w:pPr>
        <w:jc w:val="both"/>
      </w:pPr>
    </w:p>
    <w:p w14:paraId="14620757" w14:textId="292B48AC" w:rsidR="004C531F" w:rsidRDefault="004C531F" w:rsidP="00724387">
      <w:pPr>
        <w:jc w:val="both"/>
      </w:pPr>
      <w:r>
        <w:lastRenderedPageBreak/>
        <w:t>MPI-IO, HDF5 and NetCDF displayed identical scaling characteristics with their peak bandwidths reflecting the arrangement of their hierarchy. HDF5 reached 22</w:t>
      </w:r>
      <w:r w:rsidR="00A44117">
        <w:t>00</w:t>
      </w:r>
      <w:r>
        <w:t xml:space="preserve"> MiB/s while NetCDF performed at 15</w:t>
      </w:r>
      <w:r w:rsidR="00B66EE9">
        <w:t>00</w:t>
      </w:r>
      <w:r>
        <w:t xml:space="preserve"> MiB/s, or 8</w:t>
      </w:r>
      <w:r w:rsidR="00B66EE9">
        <w:t>8% and 60</w:t>
      </w:r>
      <w:r>
        <w:t>% of MPI-IO respectively.</w:t>
      </w:r>
    </w:p>
    <w:p w14:paraId="0FC0478F" w14:textId="77777777" w:rsidR="004C531F" w:rsidRDefault="004C531F" w:rsidP="00724387">
      <w:pPr>
        <w:jc w:val="both"/>
      </w:pPr>
    </w:p>
    <w:p w14:paraId="10B65B24" w14:textId="4B076097" w:rsidR="00587A03" w:rsidRDefault="007829D7" w:rsidP="00724387">
      <w:pPr>
        <w:jc w:val="both"/>
      </w:pPr>
      <w:r>
        <w:t xml:space="preserve">Scope for parallelisation is limited on this system with </w:t>
      </w:r>
      <w:r w:rsidR="00E34241">
        <w:t xml:space="preserve">performance dropping significantly </w:t>
      </w:r>
      <w:r w:rsidR="00F86B30">
        <w:t xml:space="preserve">at </w:t>
      </w:r>
      <w:r w:rsidR="00E34241">
        <w:t xml:space="preserve">4 writers and above. </w:t>
      </w:r>
      <w:r w:rsidR="005036B9">
        <w:t xml:space="preserve">Previous work in </w:t>
      </w:r>
      <w:r w:rsidR="005036B9" w:rsidRPr="005036B9">
        <w:rPr>
          <w:i/>
        </w:rPr>
        <w:t>Investigating Read Performance of Python and NetCDF when using HPC Parallel Filesystems</w:t>
      </w:r>
      <w:r w:rsidR="00D955D1" w:rsidRPr="00D955D1">
        <w:fldChar w:fldCharType="begin"/>
      </w:r>
      <w:r w:rsidR="00D955D1" w:rsidRPr="00D955D1">
        <w:instrText xml:space="preserve"> REF _Ref467748724 \r \h </w:instrText>
      </w:r>
      <w:r w:rsidR="00D955D1">
        <w:instrText xml:space="preserve"> \* MERGEFORMAT </w:instrText>
      </w:r>
      <w:r w:rsidR="00D955D1" w:rsidRPr="00D955D1">
        <w:fldChar w:fldCharType="separate"/>
      </w:r>
      <w:r w:rsidR="00A16C1E">
        <w:t>[15]</w:t>
      </w:r>
      <w:r w:rsidR="00D955D1" w:rsidRPr="00D955D1">
        <w:fldChar w:fldCharType="end"/>
      </w:r>
      <w:r w:rsidR="00D955D1">
        <w:t xml:space="preserve"> </w:t>
      </w:r>
      <w:r w:rsidR="00D955D1" w:rsidRPr="00D955D1">
        <w:t>on the</w:t>
      </w:r>
      <w:r w:rsidR="00D955D1">
        <w:t xml:space="preserve"> RDF DAC</w:t>
      </w:r>
      <w:r w:rsidR="0020339A">
        <w:t xml:space="preserve"> supports these findings, showing</w:t>
      </w:r>
      <w:r>
        <w:t xml:space="preserve"> sequential serial read performance </w:t>
      </w:r>
      <w:r w:rsidR="0020339A">
        <w:t>t</w:t>
      </w:r>
      <w:r>
        <w:t xml:space="preserve">o peak at </w:t>
      </w:r>
      <w:r w:rsidR="00E34241">
        <w:t xml:space="preserve">roughly </w:t>
      </w:r>
      <w:r>
        <w:t>1400 MiB/s</w:t>
      </w:r>
      <w:r w:rsidR="00E34241">
        <w:t xml:space="preserve">, i.e. the </w:t>
      </w:r>
      <w:r w:rsidR="0020339A">
        <w:t xml:space="preserve">same </w:t>
      </w:r>
      <w:r w:rsidR="00E34241">
        <w:t xml:space="preserve">performance level seen from 4 to 40 </w:t>
      </w:r>
      <w:r w:rsidR="00A86E11">
        <w:t>writers</w:t>
      </w:r>
      <w:r w:rsidR="0020339A">
        <w:t xml:space="preserve"> in </w:t>
      </w:r>
      <w:r w:rsidR="0020339A">
        <w:fldChar w:fldCharType="begin"/>
      </w:r>
      <w:r w:rsidR="0020339A">
        <w:instrText xml:space="preserve"> REF _Ref466456485 \h </w:instrText>
      </w:r>
      <w:r w:rsidR="0020339A">
        <w:fldChar w:fldCharType="separate"/>
      </w:r>
      <w:r w:rsidR="00A16C1E">
        <w:t xml:space="preserve">Figure </w:t>
      </w:r>
      <w:r w:rsidR="00A16C1E">
        <w:rPr>
          <w:noProof/>
        </w:rPr>
        <w:t>16</w:t>
      </w:r>
      <w:r w:rsidR="0020339A">
        <w:fldChar w:fldCharType="end"/>
      </w:r>
      <w:r w:rsidR="0020339A">
        <w:t xml:space="preserve"> and </w:t>
      </w:r>
      <w:r w:rsidR="0020339A">
        <w:fldChar w:fldCharType="begin"/>
      </w:r>
      <w:r w:rsidR="0020339A">
        <w:instrText xml:space="preserve"> REF _Ref466456489 \h </w:instrText>
      </w:r>
      <w:r w:rsidR="0020339A">
        <w:fldChar w:fldCharType="separate"/>
      </w:r>
      <w:r w:rsidR="00A16C1E">
        <w:t xml:space="preserve">Figure </w:t>
      </w:r>
      <w:r w:rsidR="00A16C1E">
        <w:rPr>
          <w:noProof/>
        </w:rPr>
        <w:t>17</w:t>
      </w:r>
      <w:r w:rsidR="0020339A">
        <w:fldChar w:fldCharType="end"/>
      </w:r>
      <w:r w:rsidR="00E34241">
        <w:t xml:space="preserve">. Further work </w:t>
      </w:r>
      <w:r w:rsidR="005500AC">
        <w:t>is</w:t>
      </w:r>
      <w:r w:rsidR="00E34241">
        <w:t xml:space="preserve"> needed to </w:t>
      </w:r>
      <w:r w:rsidR="005500AC">
        <w:t xml:space="preserve">precisely </w:t>
      </w:r>
      <w:r w:rsidR="00E34241">
        <w:t>identify the bottleneck limiting th</w:t>
      </w:r>
      <w:r w:rsidR="006D7FE7">
        <w:t>e</w:t>
      </w:r>
      <w:r w:rsidR="00E34241">
        <w:t xml:space="preserve"> scalability</w:t>
      </w:r>
      <w:r w:rsidR="006D7FE7">
        <w:t xml:space="preserve"> on this system</w:t>
      </w:r>
      <w:r w:rsidR="005500AC">
        <w:t>.</w:t>
      </w:r>
    </w:p>
    <w:p w14:paraId="3ED3393D" w14:textId="77777777" w:rsidR="00C61165" w:rsidRDefault="00C61165" w:rsidP="00724387">
      <w:pPr>
        <w:pStyle w:val="Heading2"/>
        <w:jc w:val="both"/>
      </w:pPr>
      <w:r>
        <w:t>JASMIN Performance</w:t>
      </w:r>
    </w:p>
    <w:p w14:paraId="4847A5BD" w14:textId="77777777" w:rsidR="000A040D" w:rsidRDefault="000A040D" w:rsidP="000A040D"/>
    <w:p w14:paraId="7FAE0F8F" w14:textId="5FF6F386" w:rsidR="00AB2526" w:rsidRDefault="00AB2526" w:rsidP="00E41E15">
      <w:pPr>
        <w:jc w:val="both"/>
      </w:pPr>
      <w:r>
        <w:t xml:space="preserve">As with the RDF DAC, JASMIN </w:t>
      </w:r>
      <w:r w:rsidR="0012097A">
        <w:t>is intended for analysis of large volumes of data. However, in contrast to the DAC, jobs can be run across multiple nodes</w:t>
      </w:r>
      <w:r w:rsidR="000E5745">
        <w:t xml:space="preserve"> in the cluster</w:t>
      </w:r>
      <w:r w:rsidR="0012097A">
        <w:t>, potentially increasing the ceiling for parallelisation</w:t>
      </w:r>
      <w:r>
        <w:t xml:space="preserve">. Results were gathered from 1 to 32 writers and are presented in </w:t>
      </w:r>
      <w:r>
        <w:fldChar w:fldCharType="begin"/>
      </w:r>
      <w:r>
        <w:instrText xml:space="preserve"> REF _Ref467753440 \h </w:instrText>
      </w:r>
      <w:r w:rsidR="00E41E15">
        <w:instrText xml:space="preserve"> \* MERGEFORMAT </w:instrText>
      </w:r>
      <w:r>
        <w:fldChar w:fldCharType="separate"/>
      </w:r>
      <w:r w:rsidR="00A16C1E">
        <w:t xml:space="preserve">Figure </w:t>
      </w:r>
      <w:r w:rsidR="00A16C1E">
        <w:rPr>
          <w:noProof/>
        </w:rPr>
        <w:t>18</w:t>
      </w:r>
      <w:r>
        <w:fldChar w:fldCharType="end"/>
      </w:r>
      <w:r>
        <w:t>.</w:t>
      </w:r>
    </w:p>
    <w:p w14:paraId="5397E13A" w14:textId="77777777" w:rsidR="003E4234" w:rsidRPr="000A040D" w:rsidRDefault="003E4234" w:rsidP="00E41E15">
      <w:pPr>
        <w:jc w:val="both"/>
      </w:pPr>
    </w:p>
    <w:p w14:paraId="04A846B7" w14:textId="61FA4AF7" w:rsidR="008E376A" w:rsidRDefault="006A2787" w:rsidP="008E376A">
      <w:pPr>
        <w:keepNext/>
        <w:jc w:val="both"/>
      </w:pPr>
      <w:r>
        <w:rPr>
          <w:noProof/>
          <w:lang w:eastAsia="en-GB"/>
        </w:rPr>
        <w:drawing>
          <wp:inline distT="0" distB="0" distL="0" distR="0" wp14:anchorId="27489BF7" wp14:editId="06AE65DA">
            <wp:extent cx="5746750" cy="3089910"/>
            <wp:effectExtent l="0" t="0" r="25400" b="15240"/>
            <wp:docPr id="15" name="Picture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6AD8963" w14:textId="49C1295F" w:rsidR="00DE2DCD" w:rsidRPr="0031427D" w:rsidRDefault="008E376A" w:rsidP="0031427D">
      <w:pPr>
        <w:pStyle w:val="Caption"/>
        <w:jc w:val="center"/>
      </w:pPr>
      <w:bookmarkStart w:id="140" w:name="_Ref467753440"/>
      <w:r>
        <w:t xml:space="preserve">Figure </w:t>
      </w:r>
      <w:r w:rsidR="00314F82">
        <w:fldChar w:fldCharType="begin"/>
      </w:r>
      <w:r w:rsidR="00314F82">
        <w:instrText xml:space="preserve"> SEQ Figure \* ARABIC </w:instrText>
      </w:r>
      <w:r w:rsidR="00314F82">
        <w:fldChar w:fldCharType="separate"/>
      </w:r>
      <w:r w:rsidR="00A16C1E">
        <w:rPr>
          <w:noProof/>
        </w:rPr>
        <w:t>18</w:t>
      </w:r>
      <w:r w:rsidR="00314F82">
        <w:rPr>
          <w:noProof/>
        </w:rPr>
        <w:fldChar w:fldCharType="end"/>
      </w:r>
      <w:bookmarkEnd w:id="140"/>
      <w:r>
        <w:t>. MPI-IO bandwidth for JASMIN</w:t>
      </w:r>
    </w:p>
    <w:p w14:paraId="0A7C6991" w14:textId="424B973C" w:rsidR="00DE2DCD" w:rsidRPr="00DE2DCD" w:rsidRDefault="00DE2DCD" w:rsidP="00810517">
      <w:pPr>
        <w:jc w:val="both"/>
      </w:pPr>
      <w:r w:rsidRPr="00DE2DCD">
        <w:t>With further reference to</w:t>
      </w:r>
      <w:r>
        <w:t xml:space="preserve"> </w:t>
      </w:r>
      <w:r w:rsidRPr="005036B9">
        <w:rPr>
          <w:i/>
        </w:rPr>
        <w:t>Investigating Read Performance of Python and NetCDF when using HPC Parallel Filesystems</w:t>
      </w:r>
      <w:r>
        <w:t xml:space="preserve"> </w:t>
      </w:r>
      <w:r>
        <w:fldChar w:fldCharType="begin"/>
      </w:r>
      <w:r>
        <w:instrText xml:space="preserve"> REF _Ref467748724 \r \h </w:instrText>
      </w:r>
      <w:r w:rsidR="00810517">
        <w:instrText xml:space="preserve"> \* MERGEFORMAT </w:instrText>
      </w:r>
      <w:r>
        <w:fldChar w:fldCharType="separate"/>
      </w:r>
      <w:r w:rsidR="00A16C1E">
        <w:t>[15]</w:t>
      </w:r>
      <w:r>
        <w:fldChar w:fldCharType="end"/>
      </w:r>
      <w:r>
        <w:t xml:space="preserve">, sequential serial performance on JASMIN has been measured at approximately 500 MiB/s, </w:t>
      </w:r>
      <w:r w:rsidR="00ED56CC">
        <w:t>the same level of performance observed in these parallel I/O tests. From this, we conclude that there is no scope for improvement with parallelisation on this system</w:t>
      </w:r>
      <w:r w:rsidR="000A1F81">
        <w:t xml:space="preserve"> under the default configuration</w:t>
      </w:r>
      <w:r w:rsidR="0031427D">
        <w:t xml:space="preserve">. However, </w:t>
      </w:r>
      <w:r w:rsidR="00F06B05">
        <w:t xml:space="preserve">at time of writing, </w:t>
      </w:r>
      <w:r w:rsidR="0031427D">
        <w:t xml:space="preserve">additional work is underway from Jones </w:t>
      </w:r>
      <w:r w:rsidR="0031427D" w:rsidRPr="00DF3988">
        <w:rPr>
          <w:i/>
        </w:rPr>
        <w:t>et al</w:t>
      </w:r>
      <w:r w:rsidR="0031427D">
        <w:t xml:space="preserve">. to expand </w:t>
      </w:r>
      <w:r w:rsidR="000A1F81">
        <w:t xml:space="preserve">their investigation to include multi-threaded performance </w:t>
      </w:r>
      <w:r w:rsidR="00F06B05">
        <w:t xml:space="preserve">and </w:t>
      </w:r>
      <w:r w:rsidR="002D7BD3">
        <w:t>examine parallelism on JASMIN in greater detail. Results are expected to be published at a later date.</w:t>
      </w:r>
    </w:p>
    <w:p w14:paraId="61EAA7E8" w14:textId="77777777" w:rsidR="00A8735E" w:rsidRDefault="00A8735E" w:rsidP="00A8735E">
      <w:pPr>
        <w:pStyle w:val="Heading2"/>
        <w:jc w:val="both"/>
      </w:pPr>
      <w:r>
        <w:t xml:space="preserve">Comparative </w:t>
      </w:r>
      <w:r w:rsidR="002C5138">
        <w:t xml:space="preserve">System </w:t>
      </w:r>
      <w:r>
        <w:t>Performance</w:t>
      </w:r>
    </w:p>
    <w:p w14:paraId="02384D05" w14:textId="77777777" w:rsidR="0054064C" w:rsidRDefault="0054064C" w:rsidP="0054064C"/>
    <w:p w14:paraId="44EF7535" w14:textId="3BB090D5" w:rsidR="0054064C" w:rsidRPr="0054064C" w:rsidRDefault="0054064C" w:rsidP="00E41E15">
      <w:pPr>
        <w:jc w:val="both"/>
      </w:pPr>
      <w:r>
        <w:fldChar w:fldCharType="begin"/>
      </w:r>
      <w:r>
        <w:instrText xml:space="preserve"> REF _Ref466462546 \h </w:instrText>
      </w:r>
      <w:r w:rsidR="00E41E15">
        <w:instrText xml:space="preserve"> \* MERGEFORMAT </w:instrText>
      </w:r>
      <w:r>
        <w:fldChar w:fldCharType="separate"/>
      </w:r>
      <w:r w:rsidR="00A16C1E">
        <w:t xml:space="preserve">Figure </w:t>
      </w:r>
      <w:r w:rsidR="00A16C1E">
        <w:rPr>
          <w:noProof/>
        </w:rPr>
        <w:t>19</w:t>
      </w:r>
      <w:r>
        <w:fldChar w:fldCharType="end"/>
      </w:r>
      <w:r w:rsidR="001C71C5">
        <w:t xml:space="preserve"> gives an overview of </w:t>
      </w:r>
      <w:r w:rsidR="0084459B">
        <w:t xml:space="preserve">all </w:t>
      </w:r>
      <w:r w:rsidR="001C71C5">
        <w:t>four benchmark systems</w:t>
      </w:r>
      <w:r w:rsidR="00ED3BCE">
        <w:t xml:space="preserve"> and compares their overall performance.  </w:t>
      </w:r>
    </w:p>
    <w:p w14:paraId="31705B88" w14:textId="3889BB8B" w:rsidR="00A167E0" w:rsidRDefault="006A2787" w:rsidP="00A167E0">
      <w:pPr>
        <w:keepNext/>
      </w:pPr>
      <w:r>
        <w:rPr>
          <w:noProof/>
          <w:lang w:eastAsia="en-GB"/>
        </w:rPr>
        <w:lastRenderedPageBreak/>
        <w:drawing>
          <wp:inline distT="0" distB="0" distL="0" distR="0" wp14:anchorId="279407A2" wp14:editId="30B5BA71">
            <wp:extent cx="5746750" cy="3754120"/>
            <wp:effectExtent l="0" t="0" r="25400" b="17780"/>
            <wp:docPr id="16" name="Picture 1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E7442C1" w14:textId="19333EF6" w:rsidR="00A8735E" w:rsidRDefault="00A167E0" w:rsidP="00A167E0">
      <w:pPr>
        <w:pStyle w:val="Caption"/>
        <w:jc w:val="center"/>
      </w:pPr>
      <w:bookmarkStart w:id="141" w:name="_Ref466462546"/>
      <w:r>
        <w:t xml:space="preserve">Figure </w:t>
      </w:r>
      <w:r w:rsidR="00314F82">
        <w:fldChar w:fldCharType="begin"/>
      </w:r>
      <w:r w:rsidR="00314F82">
        <w:instrText xml:space="preserve"> SEQ Figure \* ARABIC </w:instrText>
      </w:r>
      <w:r w:rsidR="00314F82">
        <w:fldChar w:fldCharType="separate"/>
      </w:r>
      <w:r w:rsidR="00A16C1E">
        <w:rPr>
          <w:noProof/>
        </w:rPr>
        <w:t>19</w:t>
      </w:r>
      <w:r w:rsidR="00314F82">
        <w:rPr>
          <w:noProof/>
        </w:rPr>
        <w:fldChar w:fldCharType="end"/>
      </w:r>
      <w:bookmarkEnd w:id="141"/>
      <w:r>
        <w:t>. Comparison of maximum write performance between benchmark systems</w:t>
      </w:r>
    </w:p>
    <w:p w14:paraId="0D31B17F" w14:textId="77777777" w:rsidR="00ED3BCE" w:rsidRDefault="00ED3BCE" w:rsidP="007B3FD2">
      <w:pPr>
        <w:jc w:val="both"/>
      </w:pPr>
      <w:r>
        <w:t xml:space="preserve">The two systems intended for </w:t>
      </w:r>
      <w:r w:rsidR="009D59CE">
        <w:t>high-performance</w:t>
      </w:r>
      <w:r>
        <w:t xml:space="preserve"> parallel simulations, ARCHER and COSMA, are broadly comparable, as are the two data analysis systems. The scope for parallelism </w:t>
      </w:r>
      <w:r w:rsidR="00B14F04">
        <w:t>is simply lower on JASMIN and the RDF DAC and users should not expect compute and analysis platforms to have similar performance</w:t>
      </w:r>
      <w:r w:rsidR="009D59CE">
        <w:t xml:space="preserve">. </w:t>
      </w:r>
    </w:p>
    <w:p w14:paraId="4672FE46" w14:textId="77777777" w:rsidR="00740388" w:rsidRPr="00ED3BCE" w:rsidRDefault="00740388" w:rsidP="007B3FD2">
      <w:pPr>
        <w:jc w:val="both"/>
      </w:pPr>
    </w:p>
    <w:p w14:paraId="4491928E" w14:textId="77777777" w:rsidR="003A31DF" w:rsidRDefault="003A31DF" w:rsidP="003A31DF">
      <w:pPr>
        <w:pStyle w:val="Heading1"/>
      </w:pPr>
      <w:r>
        <w:t>Conclusions</w:t>
      </w:r>
    </w:p>
    <w:p w14:paraId="1FB0243C" w14:textId="77777777" w:rsidR="003A31DF" w:rsidRDefault="003A31DF" w:rsidP="003A31DF"/>
    <w:p w14:paraId="37522324" w14:textId="1CF499F6" w:rsidR="008501A1" w:rsidRDefault="004A2C4B" w:rsidP="00E912C8">
      <w:pPr>
        <w:jc w:val="both"/>
      </w:pPr>
      <w:r>
        <w:t xml:space="preserve">Our findings </w:t>
      </w:r>
      <w:r w:rsidR="0091117F">
        <w:t xml:space="preserve">for write </w:t>
      </w:r>
      <w:r w:rsidR="004A2667">
        <w:t>p</w:t>
      </w:r>
      <w:r w:rsidR="0091117F">
        <w:t xml:space="preserve">erformance </w:t>
      </w:r>
      <w:r>
        <w:t>can be summarised as follows:</w:t>
      </w:r>
      <w:r w:rsidR="00694F3E">
        <w:t xml:space="preserve"> a</w:t>
      </w:r>
      <w:r w:rsidR="00613E85">
        <w:t xml:space="preserve">pproximately </w:t>
      </w:r>
      <w:r>
        <w:t>50% of the theoretical maximum</w:t>
      </w:r>
      <w:r w:rsidR="006D7FE7">
        <w:t xml:space="preserve"> write performance</w:t>
      </w:r>
      <w:r>
        <w:t xml:space="preserve"> on a system</w:t>
      </w:r>
      <w:r w:rsidR="00073973">
        <w:t xml:space="preserve"> </w:t>
      </w:r>
      <w:r w:rsidR="00E97B96">
        <w:t>should be</w:t>
      </w:r>
      <w:r w:rsidR="00073973">
        <w:t xml:space="preserve"> expected</w:t>
      </w:r>
      <w:r w:rsidR="00337FAF">
        <w:t xml:space="preserve"> to be attainable</w:t>
      </w:r>
      <w:r w:rsidR="00E97B96">
        <w:t>,</w:t>
      </w:r>
      <w:r w:rsidR="00694F3E">
        <w:t xml:space="preserve"> with dramatic v</w:t>
      </w:r>
      <w:r w:rsidR="00073973">
        <w:t>arianc</w:t>
      </w:r>
      <w:r w:rsidR="00694F3E">
        <w:t>e</w:t>
      </w:r>
      <w:r w:rsidR="00073973">
        <w:t xml:space="preserve"> </w:t>
      </w:r>
      <w:r w:rsidR="00613E85">
        <w:t>due to user contention</w:t>
      </w:r>
      <w:r w:rsidR="00A15FEE">
        <w:t xml:space="preserve"> </w:t>
      </w:r>
      <w:r w:rsidR="00231002">
        <w:t xml:space="preserve">– </w:t>
      </w:r>
      <w:r w:rsidR="00694F3E">
        <w:t xml:space="preserve">a </w:t>
      </w:r>
      <w:r w:rsidR="00231002">
        <w:t xml:space="preserve">factor of 200 difference in </w:t>
      </w:r>
      <w:r w:rsidR="00A15FEE">
        <w:t xml:space="preserve">the </w:t>
      </w:r>
      <w:r w:rsidR="00231002">
        <w:t>worst case</w:t>
      </w:r>
      <w:r w:rsidR="00A15FEE">
        <w:t>.</w:t>
      </w:r>
      <w:r w:rsidR="001A1BC1">
        <w:t xml:space="preserve"> We additionally verified that systems designed for parallel simulations offer much higher performance than data analysis platforms.</w:t>
      </w:r>
    </w:p>
    <w:p w14:paraId="651ADFD0" w14:textId="77777777" w:rsidR="008501A1" w:rsidRDefault="008501A1" w:rsidP="00E912C8">
      <w:pPr>
        <w:jc w:val="both"/>
      </w:pPr>
    </w:p>
    <w:p w14:paraId="4A52C9BE" w14:textId="4FA57C5F" w:rsidR="001A1BC1" w:rsidRDefault="008501A1" w:rsidP="00E912C8">
      <w:pPr>
        <w:jc w:val="both"/>
      </w:pPr>
      <w:r>
        <w:t xml:space="preserve">The three parallel libraries, </w:t>
      </w:r>
      <w:r w:rsidR="007907A3">
        <w:t>MPI-IO, HDF5 and NetCDF</w:t>
      </w:r>
      <w:r>
        <w:t>,</w:t>
      </w:r>
      <w:r w:rsidR="007907A3">
        <w:t xml:space="preserve"> share the same performance characteristics but the higher </w:t>
      </w:r>
      <w:r w:rsidR="00337FAF">
        <w:t>level APIs introduce additional overhead</w:t>
      </w:r>
      <w:r>
        <w:t>.</w:t>
      </w:r>
      <w:r w:rsidR="001A1BC1">
        <w:t xml:space="preserve"> A</w:t>
      </w:r>
      <w:r w:rsidR="00433CB6">
        <w:t xml:space="preserve"> reasonable expectation is 10% and 30% overhead for HDF5 and NetCDF respectively.</w:t>
      </w:r>
    </w:p>
    <w:p w14:paraId="65125011" w14:textId="77777777" w:rsidR="001A1BC1" w:rsidRDefault="001A1BC1" w:rsidP="00E912C8">
      <w:pPr>
        <w:jc w:val="both"/>
      </w:pPr>
    </w:p>
    <w:p w14:paraId="21B55A90" w14:textId="759BA806" w:rsidR="00C536DA" w:rsidRDefault="00C536DA" w:rsidP="00E912C8">
      <w:pPr>
        <w:jc w:val="both"/>
      </w:pPr>
      <w:r>
        <w:t xml:space="preserve">Tests on </w:t>
      </w:r>
      <w:r w:rsidR="001B119E">
        <w:t>Lustre file systems</w:t>
      </w:r>
      <w:r>
        <w:t xml:space="preserve"> found the optimal configuration for a single shared output file was to use </w:t>
      </w:r>
      <w:r w:rsidR="008D4CE1">
        <w:t>m</w:t>
      </w:r>
      <w:r w:rsidR="00613E85">
        <w:t>aximum striping</w:t>
      </w:r>
      <w:r>
        <w:t xml:space="preserve"> and ensure </w:t>
      </w:r>
      <w:r w:rsidR="007907A3">
        <w:t xml:space="preserve">I/O operation and stripe sizes </w:t>
      </w:r>
      <w:r>
        <w:t xml:space="preserve">are </w:t>
      </w:r>
      <w:r w:rsidR="007907A3">
        <w:t>in accordance</w:t>
      </w:r>
      <w:r>
        <w:t xml:space="preserve">. </w:t>
      </w:r>
      <w:r w:rsidR="001140E4">
        <w:t xml:space="preserve">Generally </w:t>
      </w:r>
      <w:r w:rsidRPr="00C536DA">
        <w:t>the larger the amount of data written per writer, the larger the stripe size that should be used.</w:t>
      </w:r>
      <w:r w:rsidR="00F12954">
        <w:t xml:space="preserve"> Considering peak performances, improvements of approximately 10% and 35% were seen </w:t>
      </w:r>
      <w:r w:rsidR="00AE0684">
        <w:t>when using</w:t>
      </w:r>
      <w:r w:rsidR="00F12954">
        <w:t xml:space="preserve"> 4 MiB and 8 MiB stripe sizes </w:t>
      </w:r>
      <w:r w:rsidR="00AE0684">
        <w:t xml:space="preserve">rather than </w:t>
      </w:r>
      <w:r w:rsidR="00F12954">
        <w:t xml:space="preserve">the default 1 MiB, </w:t>
      </w:r>
      <w:r w:rsidR="00AE0684">
        <w:t>when using large enough data sets</w:t>
      </w:r>
      <w:r w:rsidR="00F12954">
        <w:t xml:space="preserve"> (</w:t>
      </w:r>
      <w:r w:rsidR="00AE0684">
        <w:t xml:space="preserve">i.e. </w:t>
      </w:r>
      <w:r w:rsidR="00F12954">
        <w:t>256</w:t>
      </w:r>
      <w:r w:rsidR="00F12954" w:rsidRPr="00E912C8">
        <w:rPr>
          <w:vertAlign w:val="superscript"/>
        </w:rPr>
        <w:t>3</w:t>
      </w:r>
      <w:r w:rsidR="00F12954">
        <w:t xml:space="preserve"> </w:t>
      </w:r>
      <w:r w:rsidR="00AE0684">
        <w:t xml:space="preserve">array </w:t>
      </w:r>
      <w:r w:rsidR="00F12954">
        <w:t>elements</w:t>
      </w:r>
      <w:r w:rsidR="00AE0684">
        <w:t>, or 128 MiB per writer</w:t>
      </w:r>
      <w:r w:rsidR="00F12954">
        <w:t>)</w:t>
      </w:r>
      <w:r>
        <w:t>.</w:t>
      </w:r>
    </w:p>
    <w:p w14:paraId="12205C77" w14:textId="77777777" w:rsidR="00C536DA" w:rsidRDefault="00C536DA" w:rsidP="00E912C8">
      <w:pPr>
        <w:jc w:val="both"/>
      </w:pPr>
    </w:p>
    <w:p w14:paraId="5DD236FD" w14:textId="4BD9839C" w:rsidR="00C536DA" w:rsidRDefault="00C536DA" w:rsidP="00E912C8">
      <w:pPr>
        <w:jc w:val="both"/>
      </w:pPr>
      <w:r>
        <w:t>Further relating to Lustre systems, u</w:t>
      </w:r>
      <w:r w:rsidR="001B119E">
        <w:t>sers should be</w:t>
      </w:r>
      <w:r w:rsidR="009D59CE">
        <w:t xml:space="preserve"> aware of the </w:t>
      </w:r>
      <w:r w:rsidR="001B119E">
        <w:t>HDF5</w:t>
      </w:r>
      <w:r w:rsidR="009238D1">
        <w:t xml:space="preserve"> performance issue</w:t>
      </w:r>
      <w:r>
        <w:t xml:space="preserve"> and should note that</w:t>
      </w:r>
      <w:r w:rsidR="0060484E">
        <w:t xml:space="preserve"> </w:t>
      </w:r>
      <w:r>
        <w:t>v</w:t>
      </w:r>
      <w:r w:rsidR="007358FF">
        <w:t>ersions of NetCDF below 4.4.0 should be avoided</w:t>
      </w:r>
      <w:r w:rsidR="00F81119">
        <w:t xml:space="preserve"> on Cray Systems</w:t>
      </w:r>
      <w:r w:rsidR="007358FF">
        <w:t xml:space="preserve"> as they </w:t>
      </w:r>
      <w:r w:rsidR="00F81119">
        <w:t xml:space="preserve">are </w:t>
      </w:r>
      <w:r w:rsidR="007358FF">
        <w:t>affected by th</w:t>
      </w:r>
      <w:r>
        <w:t>is</w:t>
      </w:r>
      <w:r w:rsidR="00764C50">
        <w:t xml:space="preserve"> </w:t>
      </w:r>
      <w:r w:rsidR="007907A3">
        <w:t>issue</w:t>
      </w:r>
      <w:r>
        <w:t>.</w:t>
      </w:r>
    </w:p>
    <w:p w14:paraId="2F9B84B4" w14:textId="77777777" w:rsidR="00C536DA" w:rsidRDefault="00C536DA" w:rsidP="00E912C8">
      <w:pPr>
        <w:jc w:val="both"/>
      </w:pPr>
    </w:p>
    <w:p w14:paraId="0495520B" w14:textId="1D7327D3" w:rsidR="00B03965" w:rsidRDefault="00C536DA" w:rsidP="00E912C8">
      <w:pPr>
        <w:jc w:val="both"/>
      </w:pPr>
      <w:commentRangeStart w:id="142"/>
      <w:r>
        <w:t xml:space="preserve">Finally, in contrast to Lustre, we found </w:t>
      </w:r>
      <w:r w:rsidR="00BA536D">
        <w:t>GPFS</w:t>
      </w:r>
      <w:r>
        <w:t xml:space="preserve"> </w:t>
      </w:r>
      <w:r w:rsidR="00BA536D">
        <w:t xml:space="preserve">file system capacity to have no bearing on </w:t>
      </w:r>
      <w:r w:rsidR="003A2BFC">
        <w:t xml:space="preserve">overall parallel I/O </w:t>
      </w:r>
      <w:r w:rsidR="00BA536D">
        <w:t>performance</w:t>
      </w:r>
      <w:r w:rsidR="003A2BFC">
        <w:t>.</w:t>
      </w:r>
      <w:commentRangeEnd w:id="142"/>
      <w:r w:rsidR="003436A8">
        <w:rPr>
          <w:rStyle w:val="CommentReference"/>
        </w:rPr>
        <w:commentReference w:id="142"/>
      </w:r>
    </w:p>
    <w:p w14:paraId="5AB8CEAF" w14:textId="7EDDFBEB" w:rsidR="006D7FE7" w:rsidRDefault="006D7FE7" w:rsidP="00E912C8">
      <w:pPr>
        <w:pStyle w:val="Heading1"/>
      </w:pPr>
      <w:r>
        <w:lastRenderedPageBreak/>
        <w:t>Future Work</w:t>
      </w:r>
    </w:p>
    <w:p w14:paraId="24FE4B0A" w14:textId="77777777" w:rsidR="00B03965" w:rsidRPr="0060484E" w:rsidRDefault="00B03965" w:rsidP="00E912C8"/>
    <w:p w14:paraId="793E039B" w14:textId="5EB0FAE1" w:rsidR="00B03965" w:rsidRDefault="008501A1" w:rsidP="00E912C8">
      <w:pPr>
        <w:jc w:val="both"/>
      </w:pPr>
      <w:r>
        <w:t xml:space="preserve">Various opportunities for further investigation were identified </w:t>
      </w:r>
      <w:commentRangeStart w:id="143"/>
      <w:r>
        <w:t>during the course of this project</w:t>
      </w:r>
      <w:commentRangeEnd w:id="143"/>
      <w:r w:rsidR="00892B09">
        <w:rPr>
          <w:rStyle w:val="CommentReference"/>
        </w:rPr>
        <w:commentReference w:id="143"/>
      </w:r>
      <w:r>
        <w:t>. In particular, benchio could be extended to support the file-per-process I/O pattern</w:t>
      </w:r>
      <w:r w:rsidR="00B03965">
        <w:t>,</w:t>
      </w:r>
      <w:r>
        <w:t xml:space="preserve"> to</w:t>
      </w:r>
      <w:r w:rsidR="00B03965">
        <w:t xml:space="preserve"> complement the current work done on the single-shared-file strategy and</w:t>
      </w:r>
      <w:r>
        <w:t xml:space="preserve"> follow-up on </w:t>
      </w:r>
      <w:r w:rsidR="0015470F">
        <w:t xml:space="preserve">the bandwidth improvements </w:t>
      </w:r>
      <w:del w:id="144" w:author="dsloanm" w:date="2017-03-16T14:23:00Z">
        <w:r w:rsidR="0015470F" w:rsidDel="003A3A56">
          <w:delText xml:space="preserve">seen </w:delText>
        </w:r>
      </w:del>
      <w:r w:rsidR="0015470F">
        <w:t xml:space="preserve">in the load test </w:t>
      </w:r>
      <w:commentRangeStart w:id="145"/>
      <w:del w:id="146" w:author="dsloanm" w:date="2017-03-16T14:22:00Z">
        <w:r w:rsidR="0015470F" w:rsidDel="006C3BFF">
          <w:delText>seen</w:delText>
        </w:r>
      </w:del>
      <w:ins w:id="147" w:author="dsloanm" w:date="2017-03-16T14:22:00Z">
        <w:r w:rsidR="006C3BFF">
          <w:t>shown</w:t>
        </w:r>
      </w:ins>
      <w:r w:rsidR="0015470F">
        <w:t xml:space="preserve"> </w:t>
      </w:r>
      <w:commentRangeEnd w:id="145"/>
      <w:r w:rsidR="003436A8">
        <w:rPr>
          <w:rStyle w:val="CommentReference"/>
        </w:rPr>
        <w:commentReference w:id="145"/>
      </w:r>
      <w:r w:rsidR="0015470F">
        <w:t xml:space="preserve">in </w:t>
      </w:r>
      <w:r w:rsidR="0015470F">
        <w:fldChar w:fldCharType="begin"/>
      </w:r>
      <w:r w:rsidR="0015470F">
        <w:instrText xml:space="preserve"> REF _Ref465854724 \h </w:instrText>
      </w:r>
      <w:r w:rsidR="00631EB2">
        <w:instrText xml:space="preserve"> \* MERGEFORMAT </w:instrText>
      </w:r>
      <w:r w:rsidR="0015470F">
        <w:fldChar w:fldCharType="separate"/>
      </w:r>
      <w:r w:rsidR="00A16C1E">
        <w:t xml:space="preserve">Figure </w:t>
      </w:r>
      <w:r w:rsidR="00A16C1E">
        <w:rPr>
          <w:noProof/>
        </w:rPr>
        <w:t>14</w:t>
      </w:r>
      <w:r w:rsidR="0015470F">
        <w:fldChar w:fldCharType="end"/>
      </w:r>
      <w:r w:rsidR="0015470F">
        <w:t>.</w:t>
      </w:r>
      <w:r w:rsidR="00B03965">
        <w:t xml:space="preserve"> </w:t>
      </w:r>
      <w:r w:rsidR="0015470F">
        <w:t xml:space="preserve">Additionally, write performance has been the exclusive focus of this work due to its relative importance in typical HPC workflows but </w:t>
      </w:r>
      <w:r w:rsidR="00B03965">
        <w:t>there is scope for considering the equivalent read performance.</w:t>
      </w:r>
    </w:p>
    <w:p w14:paraId="0F203C84" w14:textId="77777777" w:rsidR="00B03965" w:rsidRDefault="00B03965" w:rsidP="00E912C8"/>
    <w:p w14:paraId="63F57A5A" w14:textId="77777777" w:rsidR="0058267E" w:rsidRDefault="0058267E" w:rsidP="00334601">
      <w:pPr>
        <w:pStyle w:val="Els-acknowledgement"/>
        <w:keepNext w:val="0"/>
        <w:widowControl w:val="0"/>
        <w:outlineLvl w:val="0"/>
      </w:pPr>
      <w:r>
        <w:t>References</w:t>
      </w:r>
    </w:p>
    <w:p w14:paraId="22861E06" w14:textId="4118C7D8" w:rsidR="00021761" w:rsidRDefault="00021761" w:rsidP="00021761">
      <w:pPr>
        <w:numPr>
          <w:ilvl w:val="0"/>
          <w:numId w:val="33"/>
        </w:numPr>
      </w:pPr>
      <w:bookmarkStart w:id="148" w:name="_Ref468364215"/>
      <w:bookmarkStart w:id="149" w:name="_Ref468098383"/>
      <w:bookmarkStart w:id="150" w:name="_Ref467589387"/>
      <w:bookmarkStart w:id="151" w:name="_Ref466028055"/>
      <w:bookmarkStart w:id="152" w:name="_Ref465944880"/>
      <w:r w:rsidRPr="00021761">
        <w:t>NEXTGenIO | Next Generation I/O for the Exascale</w:t>
      </w:r>
      <w:r>
        <w:t xml:space="preserve">, </w:t>
      </w:r>
      <w:hyperlink r:id="rId29" w:history="1">
        <w:r w:rsidRPr="00C51E5A">
          <w:rPr>
            <w:rStyle w:val="Hyperlink"/>
            <w:sz w:val="20"/>
          </w:rPr>
          <w:t>http://www.nextgenio.eu/</w:t>
        </w:r>
      </w:hyperlink>
      <w:r>
        <w:t>, retrieved 01 Dec 2016</w:t>
      </w:r>
      <w:bookmarkEnd w:id="148"/>
    </w:p>
    <w:p w14:paraId="1E6E5FF3" w14:textId="4490E94A" w:rsidR="002E1C47" w:rsidRDefault="002E1C47" w:rsidP="002E1C47">
      <w:pPr>
        <w:numPr>
          <w:ilvl w:val="0"/>
          <w:numId w:val="33"/>
        </w:numPr>
      </w:pPr>
      <w:bookmarkStart w:id="153" w:name="_Ref477432407"/>
      <w:r>
        <w:t>ARCHER</w:t>
      </w:r>
      <w:r w:rsidR="001D4D9A">
        <w:t xml:space="preserve"> HPC Resource</w:t>
      </w:r>
      <w:r>
        <w:t xml:space="preserve">, </w:t>
      </w:r>
      <w:hyperlink r:id="rId30" w:history="1">
        <w:r w:rsidRPr="00C51E5A">
          <w:rPr>
            <w:rStyle w:val="Hyperlink"/>
            <w:sz w:val="20"/>
          </w:rPr>
          <w:t>http://www.archer.ac.uk/</w:t>
        </w:r>
      </w:hyperlink>
      <w:r>
        <w:t>, retrieved 28 Nov 2016</w:t>
      </w:r>
      <w:bookmarkEnd w:id="149"/>
      <w:bookmarkEnd w:id="153"/>
    </w:p>
    <w:p w14:paraId="0BF8F485" w14:textId="1980BA68" w:rsidR="002E1C47" w:rsidRDefault="002E1C47" w:rsidP="002E1C47">
      <w:pPr>
        <w:numPr>
          <w:ilvl w:val="0"/>
          <w:numId w:val="33"/>
        </w:numPr>
      </w:pPr>
      <w:bookmarkStart w:id="154" w:name="_Ref468098388"/>
      <w:r w:rsidRPr="002E1C47">
        <w:t>EPCC at The University of Edinburgh | EPCC</w:t>
      </w:r>
      <w:r>
        <w:t xml:space="preserve">, </w:t>
      </w:r>
      <w:hyperlink r:id="rId31" w:history="1">
        <w:r w:rsidRPr="00C51E5A">
          <w:rPr>
            <w:rStyle w:val="Hyperlink"/>
            <w:sz w:val="20"/>
          </w:rPr>
          <w:t>https://www.epcc.ed.ac.uk/</w:t>
        </w:r>
      </w:hyperlink>
      <w:r>
        <w:t>, retrieved 28 Nov 2016</w:t>
      </w:r>
      <w:bookmarkEnd w:id="154"/>
    </w:p>
    <w:p w14:paraId="7D3947B4" w14:textId="3B01D326" w:rsidR="002E1C47" w:rsidRDefault="002E1C47" w:rsidP="002E1C47">
      <w:pPr>
        <w:numPr>
          <w:ilvl w:val="0"/>
          <w:numId w:val="33"/>
        </w:numPr>
      </w:pPr>
      <w:bookmarkStart w:id="155" w:name="_Ref468098396"/>
      <w:r w:rsidRPr="002E1C47">
        <w:t>The University of Edinburgh</w:t>
      </w:r>
      <w:r>
        <w:t xml:space="preserve">, </w:t>
      </w:r>
      <w:hyperlink r:id="rId32" w:history="1">
        <w:r w:rsidRPr="00C51E5A">
          <w:rPr>
            <w:rStyle w:val="Hyperlink"/>
            <w:sz w:val="20"/>
          </w:rPr>
          <w:t>http://www.ed.ac.uk/</w:t>
        </w:r>
      </w:hyperlink>
      <w:r>
        <w:t>, retrieved 28 Nov 2016</w:t>
      </w:r>
      <w:bookmarkEnd w:id="155"/>
    </w:p>
    <w:p w14:paraId="05E4739E" w14:textId="1F742E72" w:rsidR="00980594" w:rsidRDefault="00980594" w:rsidP="00980594">
      <w:pPr>
        <w:numPr>
          <w:ilvl w:val="0"/>
          <w:numId w:val="33"/>
        </w:numPr>
      </w:pPr>
      <w:bookmarkStart w:id="156" w:name="_Ref468099468"/>
      <w:r w:rsidRPr="00980594">
        <w:t>Performance Computer, XC Series Supercomputers - Technology | Cray</w:t>
      </w:r>
      <w:r>
        <w:t xml:space="preserve">, </w:t>
      </w:r>
      <w:hyperlink r:id="rId33" w:history="1">
        <w:r w:rsidRPr="00C51E5A">
          <w:rPr>
            <w:rStyle w:val="Hyperlink"/>
            <w:sz w:val="20"/>
          </w:rPr>
          <w:t>http://www.cray.com/products/computing/xc-series?tab=technology</w:t>
        </w:r>
      </w:hyperlink>
      <w:r>
        <w:t>, retrieved 28 Nov 2016</w:t>
      </w:r>
      <w:bookmarkEnd w:id="156"/>
    </w:p>
    <w:p w14:paraId="4FB3B6A0" w14:textId="13D9C577" w:rsidR="00E92681" w:rsidRDefault="00E92681" w:rsidP="00E92681">
      <w:pPr>
        <w:numPr>
          <w:ilvl w:val="0"/>
          <w:numId w:val="33"/>
        </w:numPr>
      </w:pPr>
      <w:bookmarkStart w:id="157" w:name="_Ref468099856"/>
      <w:r w:rsidRPr="00E92681">
        <w:t>Institute for Computational Cosmology Durham University - PhD and postgraduate research in astronomy, astrophysics and cosmology</w:t>
      </w:r>
      <w:r>
        <w:t xml:space="preserve">, </w:t>
      </w:r>
      <w:hyperlink r:id="rId34" w:history="1">
        <w:r w:rsidRPr="00C51E5A">
          <w:rPr>
            <w:rStyle w:val="Hyperlink"/>
            <w:sz w:val="20"/>
          </w:rPr>
          <w:t>http://icc.dur.ac.uk/index.php?content=Computing/Cosma</w:t>
        </w:r>
      </w:hyperlink>
      <w:r>
        <w:t xml:space="preserve">, </w:t>
      </w:r>
      <w:r w:rsidR="001D4D9A">
        <w:t xml:space="preserve">retrieved </w:t>
      </w:r>
      <w:r>
        <w:t>28 Nov 2016</w:t>
      </w:r>
      <w:bookmarkEnd w:id="157"/>
    </w:p>
    <w:p w14:paraId="474860D9" w14:textId="24792FAA" w:rsidR="001D4D9A" w:rsidRDefault="001D4D9A" w:rsidP="001D4D9A">
      <w:pPr>
        <w:numPr>
          <w:ilvl w:val="0"/>
          <w:numId w:val="33"/>
        </w:numPr>
      </w:pPr>
      <w:bookmarkStart w:id="158" w:name="_Ref468099862"/>
      <w:r>
        <w:t xml:space="preserve">DiRAC </w:t>
      </w:r>
      <w:r w:rsidRPr="001D4D9A">
        <w:t>Distributed Research utilising Advanced Computing</w:t>
      </w:r>
      <w:r>
        <w:t xml:space="preserve">, </w:t>
      </w:r>
      <w:hyperlink r:id="rId35" w:history="1">
        <w:r w:rsidRPr="00C51E5A">
          <w:rPr>
            <w:rStyle w:val="Hyperlink"/>
            <w:sz w:val="20"/>
          </w:rPr>
          <w:t>https://www.dirac.ac.uk/</w:t>
        </w:r>
      </w:hyperlink>
      <w:r>
        <w:t>, retrieved 28 Nov 2016</w:t>
      </w:r>
      <w:bookmarkEnd w:id="158"/>
    </w:p>
    <w:p w14:paraId="12106575" w14:textId="003953CB" w:rsidR="003F2E04" w:rsidRDefault="003F2E04" w:rsidP="003F2E04">
      <w:pPr>
        <w:numPr>
          <w:ilvl w:val="0"/>
          <w:numId w:val="33"/>
        </w:numPr>
      </w:pPr>
      <w:bookmarkStart w:id="159" w:name="_Ref468101786"/>
      <w:r w:rsidRPr="003F2E04">
        <w:t>RDF » UK Research Data Facility (UK-RDF)</w:t>
      </w:r>
      <w:r>
        <w:t xml:space="preserve">, </w:t>
      </w:r>
      <w:hyperlink r:id="rId36" w:history="1">
        <w:r w:rsidRPr="00C51E5A">
          <w:rPr>
            <w:rStyle w:val="Hyperlink"/>
            <w:sz w:val="20"/>
          </w:rPr>
          <w:t>http://www.rdf.ac.uk/</w:t>
        </w:r>
      </w:hyperlink>
      <w:r>
        <w:t>, retrieved 28 Nov 2016</w:t>
      </w:r>
      <w:bookmarkEnd w:id="159"/>
    </w:p>
    <w:p w14:paraId="54D8120D" w14:textId="15B7DC9C" w:rsidR="003F2E04" w:rsidRDefault="003F2E04" w:rsidP="003F2E04">
      <w:pPr>
        <w:numPr>
          <w:ilvl w:val="0"/>
          <w:numId w:val="33"/>
        </w:numPr>
      </w:pPr>
      <w:bookmarkStart w:id="160" w:name="_Ref468101798"/>
      <w:r w:rsidRPr="003F2E04">
        <w:t>ARCHER » 5. UK-RDF Data Analytic Cluster (DAC)</w:t>
      </w:r>
      <w:r>
        <w:t xml:space="preserve">, </w:t>
      </w:r>
      <w:hyperlink r:id="rId37" w:history="1">
        <w:r w:rsidRPr="00C51E5A">
          <w:rPr>
            <w:rStyle w:val="Hyperlink"/>
            <w:sz w:val="20"/>
          </w:rPr>
          <w:t>http://www.archer.ac.uk/documentation/rdf-guide/cluster.php</w:t>
        </w:r>
      </w:hyperlink>
      <w:r>
        <w:t>, retrieved 28 Nov 2016</w:t>
      </w:r>
      <w:bookmarkEnd w:id="160"/>
    </w:p>
    <w:p w14:paraId="59BC52E4" w14:textId="167FF94C" w:rsidR="00FE2422" w:rsidRDefault="00FE2422" w:rsidP="00FE2422">
      <w:pPr>
        <w:numPr>
          <w:ilvl w:val="0"/>
          <w:numId w:val="33"/>
        </w:numPr>
      </w:pPr>
      <w:bookmarkStart w:id="161" w:name="_Ref468103580"/>
      <w:r w:rsidRPr="00FE2422">
        <w:t>home | JASMIN</w:t>
      </w:r>
      <w:r>
        <w:t xml:space="preserve">, </w:t>
      </w:r>
      <w:hyperlink r:id="rId38" w:history="1">
        <w:r w:rsidRPr="00C51E5A">
          <w:rPr>
            <w:rStyle w:val="Hyperlink"/>
            <w:sz w:val="20"/>
          </w:rPr>
          <w:t>http://www.jasmin.ac.uk/</w:t>
        </w:r>
      </w:hyperlink>
      <w:r>
        <w:t>, retrieved 28 Nov 2016</w:t>
      </w:r>
      <w:bookmarkEnd w:id="161"/>
    </w:p>
    <w:p w14:paraId="762BDF4E" w14:textId="77777777" w:rsidR="00045246" w:rsidRPr="005628D8" w:rsidRDefault="00045246" w:rsidP="00045246">
      <w:pPr>
        <w:numPr>
          <w:ilvl w:val="0"/>
          <w:numId w:val="33"/>
        </w:numPr>
        <w:rPr>
          <w:ins w:id="162" w:author="dsloanm" w:date="2017-03-17T16:01:00Z"/>
        </w:rPr>
      </w:pPr>
      <w:bookmarkStart w:id="163" w:name="_Ref477432693"/>
      <w:ins w:id="164" w:author="dsloanm" w:date="2017-03-17T16:01:00Z">
        <w:r w:rsidRPr="005628D8">
          <w:t>EPCCed/benchio: EPCC I/O benchmarking applications</w:t>
        </w:r>
        <w:r>
          <w:t xml:space="preserve">, </w:t>
        </w:r>
        <w:r>
          <w:fldChar w:fldCharType="begin"/>
        </w:r>
        <w:r>
          <w:instrText xml:space="preserve"> HYPERLINK "https://github.com/EPCCed/benchio" </w:instrText>
        </w:r>
        <w:r>
          <w:fldChar w:fldCharType="separate"/>
        </w:r>
        <w:r w:rsidRPr="00522ABF">
          <w:rPr>
            <w:rStyle w:val="Hyperlink"/>
            <w:sz w:val="20"/>
          </w:rPr>
          <w:t>https://github.com/EPCCed/benchio</w:t>
        </w:r>
        <w:r>
          <w:rPr>
            <w:rStyle w:val="Hyperlink"/>
            <w:sz w:val="20"/>
          </w:rPr>
          <w:fldChar w:fldCharType="end"/>
        </w:r>
        <w:r>
          <w:t>, retrieved 01 Nov 2016</w:t>
        </w:r>
      </w:ins>
    </w:p>
    <w:p w14:paraId="5B63BF3C" w14:textId="0A78972C" w:rsidR="006A1AF7" w:rsidDel="00045246" w:rsidRDefault="006A1AF7" w:rsidP="006A1AF7">
      <w:pPr>
        <w:numPr>
          <w:ilvl w:val="0"/>
          <w:numId w:val="33"/>
        </w:numPr>
        <w:rPr>
          <w:moveFrom w:id="165" w:author="dsloanm" w:date="2017-03-17T16:01:00Z"/>
        </w:rPr>
      </w:pPr>
      <w:moveFromRangeStart w:id="166" w:author="dsloanm" w:date="2017-03-17T16:01:00Z" w:name="move477529821"/>
      <w:moveFrom w:id="167" w:author="dsloanm" w:date="2017-03-17T16:01:00Z">
        <w:r w:rsidDel="00045246">
          <w:t xml:space="preserve">Jia-Ying Wu, Parallel IO Benchmarking, </w:t>
        </w:r>
        <w:r w:rsidR="008D4FD8" w:rsidDel="00045246">
          <w:fldChar w:fldCharType="begin"/>
        </w:r>
        <w:r w:rsidR="008D4FD8" w:rsidDel="00045246">
          <w:instrText xml:space="preserve"> HYPERLINK "https://static.ph.ed.ac.uk/dissertations/hpc-msc/2015-2016/Jia-ying_Wu-MSc-dissertation-Parallel_IO_Benchmarking.pdf" </w:instrText>
        </w:r>
        <w:r w:rsidR="008D4FD8" w:rsidDel="00045246">
          <w:fldChar w:fldCharType="separate"/>
        </w:r>
        <w:r w:rsidRPr="00826EB9" w:rsidDel="00045246">
          <w:rPr>
            <w:rStyle w:val="Hyperlink"/>
            <w:sz w:val="20"/>
          </w:rPr>
          <w:t>https://static.ph.ed.ac.uk/dissertations/hpc-msc/2015-2016/Jia-ying_Wu-MSc-dissertation-Parallel_IO_Benchmarking.pdf</w:t>
        </w:r>
        <w:r w:rsidR="008D4FD8" w:rsidDel="00045246">
          <w:rPr>
            <w:rStyle w:val="Hyperlink"/>
            <w:sz w:val="20"/>
          </w:rPr>
          <w:fldChar w:fldCharType="end"/>
        </w:r>
        <w:r w:rsidDel="00045246">
          <w:t>, retrieved 22 Nov 2016</w:t>
        </w:r>
        <w:bookmarkEnd w:id="150"/>
        <w:bookmarkEnd w:id="163"/>
      </w:moveFrom>
    </w:p>
    <w:p w14:paraId="09916D5C" w14:textId="4A4C4B2C" w:rsidR="00045246" w:rsidDel="00045246" w:rsidRDefault="00045246" w:rsidP="00045246">
      <w:pPr>
        <w:numPr>
          <w:ilvl w:val="0"/>
          <w:numId w:val="33"/>
        </w:numPr>
        <w:rPr>
          <w:del w:id="168" w:author="dsloanm" w:date="2017-03-17T16:01:00Z"/>
          <w:moveTo w:id="169" w:author="dsloanm" w:date="2017-03-17T16:01:00Z"/>
        </w:rPr>
      </w:pPr>
      <w:bookmarkStart w:id="170" w:name="_Ref467589454"/>
      <w:moveFromRangeEnd w:id="166"/>
      <w:moveToRangeStart w:id="171" w:author="dsloanm" w:date="2017-03-17T16:01:00Z" w:name="move477529821"/>
      <w:moveTo w:id="172" w:author="dsloanm" w:date="2017-03-17T16:01:00Z">
        <w:r>
          <w:t xml:space="preserve">Jia-Ying Wu, Parallel IO Benchmarking, </w:t>
        </w:r>
        <w:r w:rsidRPr="00045246">
          <w:fldChar w:fldCharType="begin"/>
        </w:r>
        <w:r>
          <w:instrText xml:space="preserve"> HYPERLINK "https://static.ph.ed.ac.uk/dissertations/hpc-msc/2015-2016/Jia-ying_Wu-MSc-dissertation-Parallel_IO_Benchmarking.pdf" </w:instrText>
        </w:r>
        <w:r w:rsidRPr="00045246">
          <w:fldChar w:fldCharType="separate"/>
        </w:r>
        <w:r w:rsidRPr="00045246">
          <w:rPr>
            <w:rStyle w:val="Hyperlink"/>
            <w:sz w:val="20"/>
          </w:rPr>
          <w:t>https://static.ph.ed.ac.uk/dissertations/hpc-msc/2015-2016/Jia-ying_Wu-MSc-dissertation-Parallel_IO_Benchmarking.pdf</w:t>
        </w:r>
        <w:r w:rsidRPr="00045246">
          <w:rPr>
            <w:rStyle w:val="Hyperlink"/>
            <w:sz w:val="20"/>
          </w:rPr>
          <w:fldChar w:fldCharType="end"/>
        </w:r>
        <w:r>
          <w:t>, retrieved 22 Nov 2016</w:t>
        </w:r>
      </w:moveTo>
    </w:p>
    <w:moveToRangeEnd w:id="171"/>
    <w:p w14:paraId="1CAC5A42" w14:textId="6D524E44" w:rsidR="00D703E9" w:rsidRPr="005628D8" w:rsidRDefault="005628D8" w:rsidP="00045246">
      <w:pPr>
        <w:numPr>
          <w:ilvl w:val="0"/>
          <w:numId w:val="33"/>
        </w:numPr>
      </w:pPr>
      <w:del w:id="173" w:author="dsloanm" w:date="2017-03-17T16:01:00Z">
        <w:r w:rsidRPr="005628D8" w:rsidDel="00045246">
          <w:delText>EPCCed/benchio: EPCC I/O benchmarking applications</w:delText>
        </w:r>
        <w:r w:rsidDel="00045246">
          <w:delText xml:space="preserve">, </w:delText>
        </w:r>
        <w:r w:rsidR="008D4FD8" w:rsidRPr="00045246" w:rsidDel="00045246">
          <w:fldChar w:fldCharType="begin"/>
        </w:r>
        <w:r w:rsidR="008D4FD8" w:rsidDel="00045246">
          <w:delInstrText xml:space="preserve"> HYPERLINK "https://github.com/EPCCed/benchio" </w:delInstrText>
        </w:r>
        <w:r w:rsidR="008D4FD8" w:rsidRPr="00045246" w:rsidDel="00045246">
          <w:fldChar w:fldCharType="separate"/>
        </w:r>
        <w:r w:rsidRPr="00045246" w:rsidDel="00045246">
          <w:rPr>
            <w:rStyle w:val="Hyperlink"/>
            <w:sz w:val="20"/>
          </w:rPr>
          <w:delText>https://github.com/EPCCed/benchio</w:delText>
        </w:r>
        <w:r w:rsidR="008D4FD8" w:rsidRPr="00045246" w:rsidDel="00045246">
          <w:rPr>
            <w:rStyle w:val="Hyperlink"/>
            <w:sz w:val="20"/>
          </w:rPr>
          <w:fldChar w:fldCharType="end"/>
        </w:r>
        <w:r w:rsidDel="00045246">
          <w:delText>, retrieved 01 Nov 2016</w:delText>
        </w:r>
      </w:del>
      <w:bookmarkEnd w:id="151"/>
      <w:bookmarkEnd w:id="170"/>
    </w:p>
    <w:p w14:paraId="1B0F5A50" w14:textId="77777777" w:rsidR="0058267E" w:rsidRPr="006B19A7" w:rsidRDefault="008856B4" w:rsidP="001720CB">
      <w:pPr>
        <w:numPr>
          <w:ilvl w:val="0"/>
          <w:numId w:val="33"/>
        </w:numPr>
        <w:rPr>
          <w:b/>
        </w:rPr>
      </w:pPr>
      <w:bookmarkStart w:id="174" w:name="_Ref465944888"/>
      <w:bookmarkEnd w:id="152"/>
      <w:r>
        <w:t>David Henty, A</w:t>
      </w:r>
      <w:r w:rsidR="001720CB">
        <w:t xml:space="preserve">drian Jackson, Charles Moulinec, </w:t>
      </w:r>
      <w:r>
        <w:t>Vendel Szeremi</w:t>
      </w:r>
      <w:r w:rsidR="001720CB">
        <w:t xml:space="preserve">: </w:t>
      </w:r>
      <w:r w:rsidR="001720CB" w:rsidRPr="001720CB">
        <w:t>Performance of Parallel IO on ARCHER</w:t>
      </w:r>
      <w:r w:rsidR="006D231D">
        <w:t xml:space="preserve"> </w:t>
      </w:r>
      <w:r w:rsidR="001720CB" w:rsidRPr="001720CB">
        <w:t xml:space="preserve">Version 1.1, </w:t>
      </w:r>
      <w:hyperlink r:id="rId39" w:history="1">
        <w:r w:rsidR="006D231D" w:rsidRPr="00522ABF">
          <w:rPr>
            <w:rStyle w:val="Hyperlink"/>
            <w:sz w:val="20"/>
          </w:rPr>
          <w:t>http://www.archer.ac.uk/documentation/white-papers/parallelIO/ARCHER_wp_parallelIO.pdf</w:t>
        </w:r>
      </w:hyperlink>
      <w:r w:rsidR="006D231D">
        <w:t>, retrieved 01 Nov 2016</w:t>
      </w:r>
      <w:bookmarkEnd w:id="174"/>
    </w:p>
    <w:p w14:paraId="37087BB7" w14:textId="77777777" w:rsidR="006B19A7" w:rsidRDefault="00066A66" w:rsidP="00066A66">
      <w:pPr>
        <w:numPr>
          <w:ilvl w:val="0"/>
          <w:numId w:val="33"/>
        </w:numPr>
      </w:pPr>
      <w:bookmarkStart w:id="175" w:name="_Ref466283832"/>
      <w:r w:rsidRPr="00066A66">
        <w:t>Mark Howison, Quincey Koziol, David Knaak, John Mainzer, John Shalf</w:t>
      </w:r>
      <w:r>
        <w:t xml:space="preserve">: Tuning HDF5 for Lustre File </w:t>
      </w:r>
      <w:r w:rsidRPr="00066A66">
        <w:t>Systems</w:t>
      </w:r>
      <w:r>
        <w:t xml:space="preserve">, </w:t>
      </w:r>
      <w:r w:rsidRPr="00066A66">
        <w:t xml:space="preserve">https://support.hdfgroup.org/pubs/papers/howison_hdf5_lustre_iasds2010.pdf </w:t>
      </w:r>
      <w:r>
        <w:t>, retrieved 03 Nov 2016</w:t>
      </w:r>
      <w:bookmarkEnd w:id="175"/>
    </w:p>
    <w:p w14:paraId="5B7EEE5A" w14:textId="77777777" w:rsidR="005036B9" w:rsidRPr="006B19A7" w:rsidRDefault="005036B9" w:rsidP="005036B9">
      <w:pPr>
        <w:numPr>
          <w:ilvl w:val="0"/>
          <w:numId w:val="33"/>
        </w:numPr>
      </w:pPr>
      <w:bookmarkStart w:id="176" w:name="_Ref467748724"/>
      <w:r w:rsidRPr="005036B9">
        <w:t>Matthew Jones, Jon Blower, Bryan Lawrence, Annette Osprey: Investigating Read Performance of Python and NetCDF When Using HPC Parallel Filesystems, http://link.springer.com/chapter/10.1007%2F978-3-319-46079-6_12, retrieved 24 Nov 2016</w:t>
      </w:r>
      <w:bookmarkEnd w:id="176"/>
    </w:p>
    <w:p w14:paraId="2F8AC87D" w14:textId="77777777" w:rsidR="009A5D45" w:rsidRPr="002A7C71" w:rsidRDefault="009A5D45" w:rsidP="00724387">
      <w:pPr>
        <w:pStyle w:val="Els-acknowledgement"/>
        <w:keepNext w:val="0"/>
        <w:widowControl w:val="0"/>
        <w:jc w:val="both"/>
        <w:outlineLvl w:val="0"/>
      </w:pPr>
      <w:r w:rsidRPr="002A7C71">
        <w:t>Acknowledgements</w:t>
      </w:r>
    </w:p>
    <w:p w14:paraId="7A3A3C6C" w14:textId="77777777" w:rsidR="006149E9" w:rsidRDefault="00CB0BE8" w:rsidP="00724387">
      <w:pPr>
        <w:pStyle w:val="Els-body-text"/>
        <w:widowControl w:val="0"/>
        <w:ind w:firstLine="0"/>
      </w:pPr>
      <w:r>
        <w:t xml:space="preserve">This work was financially supported by the PRACE project funded in part by the </w:t>
      </w:r>
      <w:r w:rsidR="00EA6A04" w:rsidRPr="00EA6A04">
        <w:t>EU’s Horizon 2020 research and innovation programme (2014-2020) under grant agreement 653838.</w:t>
      </w:r>
    </w:p>
    <w:p w14:paraId="272CF359" w14:textId="77777777" w:rsidR="006149E9" w:rsidRDefault="006149E9" w:rsidP="00724387">
      <w:pPr>
        <w:pStyle w:val="Els-body-text"/>
        <w:widowControl w:val="0"/>
        <w:ind w:firstLine="0"/>
      </w:pPr>
    </w:p>
    <w:p w14:paraId="02805768" w14:textId="77777777" w:rsidR="006149E9" w:rsidRPr="006149E9" w:rsidRDefault="006149E9" w:rsidP="00724387">
      <w:pPr>
        <w:jc w:val="both"/>
      </w:pPr>
      <w:r>
        <w:t>The authors would like to thank Harvey Richardson of Cray Inc. for his invaluable advice on the ARCHER file systems and software.</w:t>
      </w:r>
    </w:p>
    <w:sectPr w:rsidR="006149E9" w:rsidRPr="006149E9" w:rsidSect="00721B70">
      <w:headerReference w:type="even" r:id="rId40"/>
      <w:headerReference w:type="default" r:id="rId41"/>
      <w:footerReference w:type="even" r:id="rId42"/>
      <w:footerReference w:type="default" r:id="rId43"/>
      <w:headerReference w:type="first" r:id="rId44"/>
      <w:footerReference w:type="first" r:id="rId45"/>
      <w:footnotePr>
        <w:numFmt w:val="lowerLetter"/>
      </w:footnotePr>
      <w:type w:val="nextColumn"/>
      <w:pgSz w:w="11907" w:h="16839" w:code="9"/>
      <w:pgMar w:top="1418" w:right="1418" w:bottom="1134" w:left="1418" w:header="907" w:footer="680" w:gutter="0"/>
      <w:cols w:space="720"/>
      <w:titlePg/>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Thomas Eickermann" w:date="2017-03-10T17:56:00Z" w:initials="TE">
    <w:p w14:paraId="292DD53F" w14:textId="5AF79808" w:rsidR="008D4FD8" w:rsidRDefault="008D4FD8">
      <w:pPr>
        <w:pStyle w:val="CommentText"/>
      </w:pPr>
      <w:r>
        <w:rPr>
          <w:rStyle w:val="CommentReference"/>
        </w:rPr>
        <w:annotationRef/>
      </w:r>
      <w:r>
        <w:t>[2] ?</w:t>
      </w:r>
    </w:p>
  </w:comment>
  <w:comment w:id="7" w:author="Thomas Eickermann" w:date="2017-03-10T17:57:00Z" w:initials="TE">
    <w:p w14:paraId="679040EC" w14:textId="4E0C91B1" w:rsidR="008D4FD8" w:rsidRDefault="008D4FD8">
      <w:pPr>
        <w:pStyle w:val="CommentText"/>
      </w:pPr>
      <w:r>
        <w:rPr>
          <w:rStyle w:val="CommentReference"/>
        </w:rPr>
        <w:annotationRef/>
      </w:r>
      <w:r>
        <w:t>Is this setting the limit for the performance? Please clarify.</w:t>
      </w:r>
    </w:p>
  </w:comment>
  <w:comment w:id="74" w:author="Thomas Ponweiser" w:date="2017-03-03T19:46:00Z" w:initials="TP">
    <w:p w14:paraId="090F9AAE" w14:textId="3189789C" w:rsidR="008D4FD8" w:rsidRDefault="008D4FD8">
      <w:pPr>
        <w:pStyle w:val="CommentText"/>
      </w:pPr>
      <w:r>
        <w:rPr>
          <w:rStyle w:val="CommentReference"/>
        </w:rPr>
        <w:annotationRef/>
      </w:r>
      <w:r>
        <w:t>Which HDF5 bug? A bug in HDF5 has not been mentioned before. I assume this sentence has to be moved to somewhere at the end of this section.</w:t>
      </w:r>
    </w:p>
  </w:comment>
  <w:comment w:id="96" w:author="Thomas Ponweiser" w:date="2017-03-03T19:56:00Z" w:initials="TP">
    <w:p w14:paraId="144319A3" w14:textId="35E1E3C7" w:rsidR="008D4FD8" w:rsidRDefault="008D4FD8">
      <w:pPr>
        <w:pStyle w:val="CommentText"/>
      </w:pPr>
      <w:r>
        <w:rPr>
          <w:rStyle w:val="CommentReference"/>
        </w:rPr>
        <w:annotationRef/>
      </w:r>
      <w:r>
        <w:t>Please reformulate. Possibly: “Note that here we use aggregate mean performance instead of maximum performance, because in the given setup, usually one certain benchio instance might be performing I/O while the other instances have not yet started or have already finished. Thus the maximum bandwidth achieved during such a test is essentially the same as the maximum bandwidth when running just a single benchio instance and is therefore not representative.”</w:t>
      </w:r>
    </w:p>
  </w:comment>
  <w:comment w:id="119" w:author="Thomas Ponweiser" w:date="2017-03-03T20:31:00Z" w:initials="TP">
    <w:p w14:paraId="35EC2C20" w14:textId="56D508F8" w:rsidR="008D4FD8" w:rsidRDefault="008D4FD8">
      <w:pPr>
        <w:pStyle w:val="CommentText"/>
      </w:pPr>
      <w:r>
        <w:rPr>
          <w:rStyle w:val="CommentReference"/>
        </w:rPr>
        <w:annotationRef/>
      </w:r>
      <w:r>
        <w:t>You mean four, not three, right?</w:t>
      </w:r>
    </w:p>
  </w:comment>
  <w:comment w:id="122" w:author="Thomas Eickermann" w:date="2017-03-10T18:00:00Z" w:initials="TE">
    <w:p w14:paraId="775F4AA9" w14:textId="1EDCF7CB" w:rsidR="008D4FD8" w:rsidRDefault="008D4FD8">
      <w:pPr>
        <w:pStyle w:val="CommentText"/>
      </w:pPr>
      <w:r>
        <w:rPr>
          <w:rStyle w:val="CommentReference"/>
        </w:rPr>
        <w:annotationRef/>
      </w:r>
      <w:r>
        <w:t>Ok,but a test with a different number of files might have been interesting in this case as well.</w:t>
      </w:r>
    </w:p>
  </w:comment>
  <w:comment w:id="126" w:author="Thomas Eickermann" w:date="2017-03-10T18:01:00Z" w:initials="TE">
    <w:p w14:paraId="1E1AD893" w14:textId="076E17D6" w:rsidR="008D4FD8" w:rsidRDefault="008D4FD8">
      <w:pPr>
        <w:pStyle w:val="CommentText"/>
      </w:pPr>
      <w:r>
        <w:rPr>
          <w:rStyle w:val="CommentReference"/>
        </w:rPr>
        <w:annotationRef/>
      </w:r>
      <w:r>
        <w:t>I did not find a test supporting this in the text so far. All tests seem to have been made on fs3</w:t>
      </w:r>
    </w:p>
  </w:comment>
  <w:comment w:id="142" w:author="Thomas Eickermann" w:date="2017-03-10T18:01:00Z" w:initials="TE">
    <w:p w14:paraId="2595246A" w14:textId="20828BB0" w:rsidR="008D4FD8" w:rsidRDefault="008D4FD8">
      <w:pPr>
        <w:pStyle w:val="CommentText"/>
      </w:pPr>
      <w:r>
        <w:rPr>
          <w:rStyle w:val="CommentReference"/>
        </w:rPr>
        <w:annotationRef/>
      </w:r>
      <w:r>
        <w:t>See my previous comment.</w:t>
      </w:r>
    </w:p>
  </w:comment>
  <w:comment w:id="143" w:author="Thomas Ponweiser" w:date="2017-03-03T20:37:00Z" w:initials="TP">
    <w:p w14:paraId="277EF368" w14:textId="392179FC" w:rsidR="008D4FD8" w:rsidRDefault="008D4FD8">
      <w:pPr>
        <w:pStyle w:val="CommentText"/>
      </w:pPr>
      <w:r>
        <w:rPr>
          <w:rStyle w:val="CommentReference"/>
        </w:rPr>
        <w:annotationRef/>
      </w:r>
      <w:r>
        <w:rPr>
          <w:rStyle w:val="CommentReference"/>
        </w:rPr>
        <w:t>I’m no native speaker but isn’t it either “during this project” or “in the course of this project”?</w:t>
      </w:r>
    </w:p>
  </w:comment>
  <w:comment w:id="145" w:author="Thomas Eickermann" w:date="2017-03-10T18:02:00Z" w:initials="TE">
    <w:p w14:paraId="4B35963C" w14:textId="2FE5AD5E" w:rsidR="008D4FD8" w:rsidRDefault="008D4FD8">
      <w:pPr>
        <w:pStyle w:val="CommentText"/>
      </w:pPr>
      <w:r>
        <w:rPr>
          <w:rStyle w:val="CommentReference"/>
        </w:rPr>
        <w:annotationRef/>
      </w:r>
      <w:r>
        <w:t>Shown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2DD53F" w15:done="0"/>
  <w15:commentEx w15:paraId="679040EC" w15:done="0"/>
  <w15:commentEx w15:paraId="090F9AAE" w15:done="0"/>
  <w15:commentEx w15:paraId="144319A3" w15:done="0"/>
  <w15:commentEx w15:paraId="35EC2C20" w15:done="0"/>
  <w15:commentEx w15:paraId="775F4AA9" w15:done="0"/>
  <w15:commentEx w15:paraId="1E1AD893" w15:done="0"/>
  <w15:commentEx w15:paraId="2595246A" w15:done="0"/>
  <w15:commentEx w15:paraId="277EF368" w15:done="0"/>
  <w15:commentEx w15:paraId="4B35963C"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E5E565" w14:textId="77777777" w:rsidR="00314F82" w:rsidRDefault="00314F82">
      <w:r>
        <w:separator/>
      </w:r>
    </w:p>
  </w:endnote>
  <w:endnote w:type="continuationSeparator" w:id="0">
    <w:p w14:paraId="12A187F1" w14:textId="77777777" w:rsidR="00314F82" w:rsidRDefault="00314F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embedRegular r:id="rId1" w:fontKey="{7A749E94-522C-4B66-903C-B859BF9EBFC9}"/>
    <w:embedBold r:id="rId2" w:fontKey="{D02D2DA3-1828-4F3C-A7C8-51849C3495E8}"/>
    <w:embedBoldItalic r:id="rId3" w:fontKey="{5B04E7F1-8BBA-483D-98A6-6AF3CE88E153}"/>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embedBold r:id="rId4" w:fontKey="{3EC5E694-392F-4971-83FB-26782CABE048}"/>
  </w:font>
  <w:font w:name="Univers">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DD3B16AC-E818-4D6F-938B-FE9857DD73C6}"/>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embedRegular r:id="rId6" w:fontKey="{AB83DCDE-7935-4E2F-A9D1-24766662812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754" w14:textId="75CEBE7B" w:rsidR="008D4FD8" w:rsidRDefault="008D4FD8">
    <w:pPr>
      <w:pStyle w:val="Footer"/>
      <w:jc w:val="center"/>
    </w:pPr>
    <w:r>
      <w:fldChar w:fldCharType="begin"/>
    </w:r>
    <w:r>
      <w:instrText xml:space="preserve"> PAGE   \* MERGEFORMAT </w:instrText>
    </w:r>
    <w:r>
      <w:fldChar w:fldCharType="separate"/>
    </w:r>
    <w:r w:rsidR="00A16C1E">
      <w:t>16</w:t>
    </w:r>
    <w:r>
      <w:fldChar w:fldCharType="end"/>
    </w:r>
  </w:p>
  <w:p w14:paraId="57FCC01C" w14:textId="77777777" w:rsidR="008D4FD8" w:rsidRDefault="008D4F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EDA09" w14:textId="02AC840B" w:rsidR="008D4FD8" w:rsidRDefault="008D4FD8">
    <w:pPr>
      <w:pStyle w:val="Footer"/>
      <w:jc w:val="center"/>
    </w:pPr>
    <w:r>
      <w:fldChar w:fldCharType="begin"/>
    </w:r>
    <w:r>
      <w:instrText xml:space="preserve"> PAGE   \* MERGEFORMAT </w:instrText>
    </w:r>
    <w:r>
      <w:fldChar w:fldCharType="separate"/>
    </w:r>
    <w:r w:rsidR="00A16C1E">
      <w:t>17</w:t>
    </w:r>
    <w:r>
      <w:fldChar w:fldCharType="end"/>
    </w:r>
  </w:p>
  <w:p w14:paraId="058F748C" w14:textId="77777777" w:rsidR="008D4FD8" w:rsidRDefault="008D4F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403D4" w14:textId="65F75406" w:rsidR="008D4FD8" w:rsidRDefault="008D4FD8">
    <w:pPr>
      <w:pStyle w:val="Footer"/>
      <w:jc w:val="center"/>
    </w:pPr>
    <w:r>
      <w:fldChar w:fldCharType="begin"/>
    </w:r>
    <w:r>
      <w:instrText xml:space="preserve"> PAGE   \* MERGEFORMAT </w:instrText>
    </w:r>
    <w:r>
      <w:fldChar w:fldCharType="separate"/>
    </w:r>
    <w:r w:rsidR="00A16C1E">
      <w:t>1</w:t>
    </w:r>
    <w:r>
      <w:fldChar w:fldCharType="end"/>
    </w:r>
  </w:p>
  <w:p w14:paraId="2F338201" w14:textId="77777777" w:rsidR="008D4FD8" w:rsidRDefault="008D4F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6A89C1" w14:textId="77777777" w:rsidR="00314F82" w:rsidRPr="009C2BBA" w:rsidRDefault="00314F82" w:rsidP="009C2BBA">
      <w:pPr>
        <w:pStyle w:val="Footer"/>
        <w:rPr>
          <w:lang w:val="en-GB"/>
        </w:rPr>
      </w:pPr>
      <w:r>
        <w:rPr>
          <w:lang w:val="en-GB" w:eastAsia="en-GB"/>
        </w:rPr>
        <w:drawing>
          <wp:inline distT="0" distB="0" distL="0" distR="0" wp14:anchorId="35339D76" wp14:editId="182C8486">
            <wp:extent cx="564515" cy="19685"/>
            <wp:effectExtent l="0" t="0" r="0" b="5715"/>
            <wp:docPr id="1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4515" cy="19685"/>
                    </a:xfrm>
                    <a:prstGeom prst="rect">
                      <a:avLst/>
                    </a:prstGeom>
                    <a:noFill/>
                    <a:ln>
                      <a:noFill/>
                    </a:ln>
                  </pic:spPr>
                </pic:pic>
              </a:graphicData>
            </a:graphic>
          </wp:inline>
        </w:drawing>
      </w:r>
    </w:p>
  </w:footnote>
  <w:footnote w:type="continuationSeparator" w:id="0">
    <w:p w14:paraId="2707C83B" w14:textId="77777777" w:rsidR="00314F82" w:rsidRDefault="00314F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1F6E9" w14:textId="77777777" w:rsidR="008D4FD8" w:rsidRDefault="008D4FD8" w:rsidP="00714795">
    <w:pPr>
      <w:pStyle w:val="Header"/>
      <w:tabs>
        <w:tab w:val="center" w:pos="492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33F16" w14:textId="77777777" w:rsidR="008D4FD8" w:rsidRDefault="008D4FD8" w:rsidP="00CB7E17">
    <w:pPr>
      <w:pStyle w:val="Header"/>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16" w:type="dxa"/>
      <w:tblLayout w:type="fixed"/>
      <w:tblCellMar>
        <w:left w:w="0" w:type="dxa"/>
        <w:right w:w="0" w:type="dxa"/>
      </w:tblCellMar>
      <w:tblLook w:val="0000" w:firstRow="0" w:lastRow="0" w:firstColumn="0" w:lastColumn="0" w:noHBand="0" w:noVBand="0"/>
    </w:tblPr>
    <w:tblGrid>
      <w:gridCol w:w="1788"/>
      <w:gridCol w:w="6101"/>
      <w:gridCol w:w="2027"/>
    </w:tblGrid>
    <w:tr w:rsidR="008D4FD8" w14:paraId="56F5608B" w14:textId="77777777" w:rsidTr="00870759">
      <w:trPr>
        <w:cantSplit/>
        <w:trHeight w:val="385"/>
      </w:trPr>
      <w:tc>
        <w:tcPr>
          <w:tcW w:w="1788" w:type="dxa"/>
          <w:vMerge w:val="restart"/>
        </w:tcPr>
        <w:p w14:paraId="499DD156" w14:textId="4E8E03C0" w:rsidR="008D4FD8" w:rsidRDefault="008D4FD8" w:rsidP="00977C58">
          <w:pPr>
            <w:pStyle w:val="FootnoteText"/>
            <w:rPr>
              <w:rFonts w:ascii="Times New Roman" w:hAnsi="Times New Roman"/>
            </w:rPr>
          </w:pPr>
          <w:r>
            <w:rPr>
              <w:rFonts w:ascii="Times New Roman" w:hAnsi="Times New Roman"/>
              <w:noProof/>
              <w:lang w:eastAsia="en-GB"/>
            </w:rPr>
            <w:drawing>
              <wp:inline distT="0" distB="0" distL="0" distR="0" wp14:anchorId="5D0AA64C" wp14:editId="57E02F93">
                <wp:extent cx="1137920" cy="768350"/>
                <wp:effectExtent l="0" t="0" r="5080" b="0"/>
                <wp:docPr id="17" name="Picture 17" descr="prac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ace-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7920" cy="768350"/>
                        </a:xfrm>
                        <a:prstGeom prst="rect">
                          <a:avLst/>
                        </a:prstGeom>
                        <a:noFill/>
                        <a:ln>
                          <a:noFill/>
                        </a:ln>
                      </pic:spPr>
                    </pic:pic>
                  </a:graphicData>
                </a:graphic>
              </wp:inline>
            </w:drawing>
          </w:r>
        </w:p>
      </w:tc>
      <w:tc>
        <w:tcPr>
          <w:tcW w:w="6101" w:type="dxa"/>
          <w:vAlign w:val="center"/>
        </w:tcPr>
        <w:p w14:paraId="46749EFE" w14:textId="581D0AB1" w:rsidR="008D4FD8" w:rsidRDefault="008D4FD8" w:rsidP="005E268B">
          <w:pPr>
            <w:jc w:val="center"/>
          </w:pPr>
          <w:r>
            <w:rPr>
              <w:noProof/>
              <w:lang w:eastAsia="en-GB"/>
            </w:rPr>
            <mc:AlternateContent>
              <mc:Choice Requires="wps">
                <w:drawing>
                  <wp:anchor distT="0" distB="0" distL="114300" distR="114300" simplePos="0" relativeHeight="251657728" behindDoc="0" locked="0" layoutInCell="1" allowOverlap="1" wp14:anchorId="7C9A958F" wp14:editId="14BE0045">
                    <wp:simplePos x="0" y="0"/>
                    <wp:positionH relativeFrom="column">
                      <wp:posOffset>49530</wp:posOffset>
                    </wp:positionH>
                    <wp:positionV relativeFrom="paragraph">
                      <wp:posOffset>-90170</wp:posOffset>
                    </wp:positionV>
                    <wp:extent cx="4007485" cy="96266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7485" cy="962660"/>
                            </a:xfrm>
                            <a:prstGeom prst="rect">
                              <a:avLst/>
                            </a:prstGeom>
                            <a:solidFill>
                              <a:srgbClr val="FFFFFF"/>
                            </a:solidFill>
                            <a:ln w="9525">
                              <a:solidFill>
                                <a:srgbClr val="FFFFFF"/>
                              </a:solidFill>
                              <a:miter lim="800000"/>
                              <a:headEnd/>
                              <a:tailEnd/>
                            </a:ln>
                          </wps:spPr>
                          <wps:txbx>
                            <w:txbxContent>
                              <w:p w14:paraId="6CF26E9B" w14:textId="77777777" w:rsidR="008D4FD8" w:rsidRPr="00F75F79" w:rsidRDefault="008D4FD8" w:rsidP="00F75F79">
                                <w:pPr>
                                  <w:jc w:val="center"/>
                                  <w:rPr>
                                    <w:sz w:val="26"/>
                                    <w:szCs w:val="26"/>
                                  </w:rPr>
                                </w:pPr>
                                <w:r w:rsidRPr="00F75F79">
                                  <w:rPr>
                                    <w:sz w:val="26"/>
                                    <w:szCs w:val="26"/>
                                  </w:rPr>
                                  <w:t>Available online at www.prace-ri.eu</w:t>
                                </w:r>
                              </w:p>
                              <w:p w14:paraId="2B8A34EF" w14:textId="77777777" w:rsidR="008D4FD8" w:rsidRDefault="008D4FD8" w:rsidP="00F75F79">
                                <w:pPr>
                                  <w:jc w:val="center"/>
                                  <w:rPr>
                                    <w:sz w:val="24"/>
                                    <w:szCs w:val="24"/>
                                  </w:rPr>
                                </w:pPr>
                              </w:p>
                              <w:p w14:paraId="701D7BC7" w14:textId="77777777" w:rsidR="008D4FD8" w:rsidRPr="00F75F79" w:rsidRDefault="008D4FD8" w:rsidP="00F75F79">
                                <w:pPr>
                                  <w:jc w:val="center"/>
                                  <w:rPr>
                                    <w:b/>
                                    <w:sz w:val="28"/>
                                    <w:szCs w:val="28"/>
                                  </w:rPr>
                                </w:pPr>
                                <w:r w:rsidRPr="00F75F79">
                                  <w:rPr>
                                    <w:b/>
                                    <w:sz w:val="28"/>
                                    <w:szCs w:val="28"/>
                                  </w:rPr>
                                  <w:t>Partnership for Advanced Computing in Europe</w:t>
                                </w:r>
                              </w:p>
                              <w:p w14:paraId="36228205" w14:textId="77777777" w:rsidR="008D4FD8" w:rsidRDefault="008D4FD8" w:rsidP="00F75F79">
                                <w:pPr>
                                  <w:jc w:val="center"/>
                                </w:pPr>
                              </w:p>
                              <w:p w14:paraId="64E2D60D" w14:textId="77777777" w:rsidR="008D4FD8" w:rsidRDefault="008D4FD8" w:rsidP="00F75F79">
                                <w:pPr>
                                  <w:jc w:val="both"/>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7C9A958F" id="_x0000_t202" coordsize="21600,21600" o:spt="202" path="m,l,21600r21600,l21600,xe">
                    <v:stroke joinstyle="miter"/>
                    <v:path gradientshapeok="t" o:connecttype="rect"/>
                  </v:shapetype>
                  <v:shape id="Text Box 1" o:spid="_x0000_s1029" type="#_x0000_t202" style="position:absolute;left:0;text-align:left;margin-left:3.9pt;margin-top:-7.1pt;width:315.55pt;height:75.8pt;z-index:251657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" strokecolor="white">
                    <v:textbox style="mso-fit-shape-to-text:t">
                      <w:txbxContent>
                        <w:p w14:paraId="6CF26E9B" w14:textId="77777777" w:rsidR="008D4FD8" w:rsidRPr="00F75F79" w:rsidRDefault="008D4FD8" w:rsidP="00F75F79">
                          <w:pPr>
                            <w:jc w:val="center"/>
                            <w:rPr>
                              <w:sz w:val="26"/>
                              <w:szCs w:val="26"/>
                            </w:rPr>
                          </w:pPr>
                          <w:r w:rsidRPr="00F75F79">
                            <w:rPr>
                              <w:sz w:val="26"/>
                              <w:szCs w:val="26"/>
                            </w:rPr>
                            <w:t>Available online at www.prace-ri.eu</w:t>
                          </w:r>
                        </w:p>
                        <w:p w14:paraId="2B8A34EF" w14:textId="77777777" w:rsidR="008D4FD8" w:rsidRDefault="008D4FD8" w:rsidP="00F75F79">
                          <w:pPr>
                            <w:jc w:val="center"/>
                            <w:rPr>
                              <w:sz w:val="24"/>
                              <w:szCs w:val="24"/>
                            </w:rPr>
                          </w:pPr>
                        </w:p>
                        <w:p w14:paraId="701D7BC7" w14:textId="77777777" w:rsidR="008D4FD8" w:rsidRPr="00F75F79" w:rsidRDefault="008D4FD8" w:rsidP="00F75F79">
                          <w:pPr>
                            <w:jc w:val="center"/>
                            <w:rPr>
                              <w:b/>
                              <w:sz w:val="28"/>
                              <w:szCs w:val="28"/>
                            </w:rPr>
                          </w:pPr>
                          <w:r w:rsidRPr="00F75F79">
                            <w:rPr>
                              <w:b/>
                              <w:sz w:val="28"/>
                              <w:szCs w:val="28"/>
                            </w:rPr>
                            <w:t>Partnership for Advanced Computing in Europe</w:t>
                          </w:r>
                        </w:p>
                        <w:p w14:paraId="36228205" w14:textId="77777777" w:rsidR="008D4FD8" w:rsidRDefault="008D4FD8" w:rsidP="00F75F79">
                          <w:pPr>
                            <w:jc w:val="center"/>
                          </w:pPr>
                        </w:p>
                        <w:p w14:paraId="64E2D60D" w14:textId="77777777" w:rsidR="008D4FD8" w:rsidRDefault="008D4FD8" w:rsidP="00F75F79">
                          <w:pPr>
                            <w:jc w:val="both"/>
                          </w:pPr>
                        </w:p>
                      </w:txbxContent>
                    </v:textbox>
                  </v:shape>
                </w:pict>
              </mc:Fallback>
            </mc:AlternateContent>
          </w:r>
        </w:p>
      </w:tc>
      <w:tc>
        <w:tcPr>
          <w:tcW w:w="2027" w:type="dxa"/>
          <w:vMerge w:val="restart"/>
          <w:vAlign w:val="center"/>
        </w:tcPr>
        <w:p w14:paraId="03044C72" w14:textId="77777777" w:rsidR="008D4FD8" w:rsidRDefault="008D4FD8" w:rsidP="002B2E98">
          <w:pPr>
            <w:jc w:val="center"/>
          </w:pPr>
        </w:p>
      </w:tc>
    </w:tr>
    <w:tr w:rsidR="008D4FD8" w14:paraId="06C399E0" w14:textId="77777777" w:rsidTr="00870759">
      <w:trPr>
        <w:cantSplit/>
        <w:trHeight w:val="93"/>
      </w:trPr>
      <w:tc>
        <w:tcPr>
          <w:tcW w:w="1788" w:type="dxa"/>
          <w:vMerge/>
        </w:tcPr>
        <w:p w14:paraId="1E859801" w14:textId="77777777" w:rsidR="008D4FD8" w:rsidRDefault="008D4FD8" w:rsidP="00277D25"/>
      </w:tc>
      <w:tc>
        <w:tcPr>
          <w:tcW w:w="6101" w:type="dxa"/>
          <w:vAlign w:val="bottom"/>
        </w:tcPr>
        <w:p w14:paraId="0625313D" w14:textId="77777777" w:rsidR="008D4FD8" w:rsidRDefault="008D4FD8" w:rsidP="001F1930">
          <w:pPr>
            <w:pStyle w:val="Els-reprint-line"/>
          </w:pPr>
        </w:p>
      </w:tc>
      <w:tc>
        <w:tcPr>
          <w:tcW w:w="2027" w:type="dxa"/>
          <w:vMerge/>
        </w:tcPr>
        <w:p w14:paraId="5BDEA097" w14:textId="77777777" w:rsidR="008D4FD8" w:rsidRDefault="008D4FD8" w:rsidP="00277D25"/>
      </w:tc>
    </w:tr>
    <w:tr w:rsidR="008D4FD8" w14:paraId="3665DFD6" w14:textId="77777777" w:rsidTr="00870759">
      <w:trPr>
        <w:cantSplit/>
        <w:trHeight w:val="32"/>
      </w:trPr>
      <w:tc>
        <w:tcPr>
          <w:tcW w:w="9916" w:type="dxa"/>
          <w:gridSpan w:val="3"/>
        </w:tcPr>
        <w:p w14:paraId="18F2D1C3" w14:textId="77777777" w:rsidR="008D4FD8" w:rsidRDefault="008D4FD8" w:rsidP="004B67B7">
          <w:pPr>
            <w:spacing w:before="80"/>
            <w:jc w:val="right"/>
          </w:pPr>
        </w:p>
      </w:tc>
    </w:tr>
  </w:tbl>
  <w:p w14:paraId="7D48DED8" w14:textId="77777777" w:rsidR="008D4FD8" w:rsidRPr="005E268B" w:rsidRDefault="008D4FD8" w:rsidP="005E268B">
    <w:pPr>
      <w:pStyle w:val="Header"/>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C4D6BE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3" w15:restartNumberingAfterBreak="0">
    <w:nsid w:val="1B442FF1"/>
    <w:multiLevelType w:val="hybridMultilevel"/>
    <w:tmpl w:val="FC76C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0E5B2E"/>
    <w:multiLevelType w:val="hybridMultilevel"/>
    <w:tmpl w:val="74ECF992"/>
    <w:lvl w:ilvl="0" w:tplc="18C0C148">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2875201"/>
    <w:multiLevelType w:val="hybridMultilevel"/>
    <w:tmpl w:val="6C06A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7" w15:restartNumberingAfterBreak="0">
    <w:nsid w:val="2EA35A5A"/>
    <w:multiLevelType w:val="hybridMultilevel"/>
    <w:tmpl w:val="CBF28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D556EF"/>
    <w:multiLevelType w:val="hybridMultilevel"/>
    <w:tmpl w:val="98822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6309C2"/>
    <w:multiLevelType w:val="hybridMultilevel"/>
    <w:tmpl w:val="200A8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EF5FB5"/>
    <w:multiLevelType w:val="hybridMultilevel"/>
    <w:tmpl w:val="B97EC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5B2A4F"/>
    <w:multiLevelType w:val="hybridMultilevel"/>
    <w:tmpl w:val="C5862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9D418C"/>
    <w:multiLevelType w:val="hybridMultilevel"/>
    <w:tmpl w:val="BEAEB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D2563F"/>
    <w:multiLevelType w:val="hybridMultilevel"/>
    <w:tmpl w:val="DC4E2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D101A92"/>
    <w:multiLevelType w:val="hybridMultilevel"/>
    <w:tmpl w:val="251E36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337172"/>
    <w:multiLevelType w:val="hybridMultilevel"/>
    <w:tmpl w:val="2AF0A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17" w15:restartNumberingAfterBreak="0">
    <w:nsid w:val="56205803"/>
    <w:multiLevelType w:val="multilevel"/>
    <w:tmpl w:val="E2A47066"/>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8"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9" w15:restartNumberingAfterBreak="0">
    <w:nsid w:val="6073791F"/>
    <w:multiLevelType w:val="hybridMultilevel"/>
    <w:tmpl w:val="D67005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7E275B"/>
    <w:multiLevelType w:val="hybridMultilevel"/>
    <w:tmpl w:val="2542B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24"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7BCF0768"/>
    <w:multiLevelType w:val="multilevel"/>
    <w:tmpl w:val="84D42B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C720532"/>
    <w:multiLevelType w:val="hybridMultilevel"/>
    <w:tmpl w:val="0624F458"/>
    <w:lvl w:ilvl="0" w:tplc="04090001">
      <w:start w:val="1"/>
      <w:numFmt w:val="bullet"/>
      <w:lvlText w:val=""/>
      <w:lvlJc w:val="left"/>
      <w:pPr>
        <w:ind w:left="958" w:hanging="360"/>
      </w:pPr>
      <w:rPr>
        <w:rFonts w:ascii="Symbol" w:hAnsi="Symbol" w:hint="default"/>
      </w:rPr>
    </w:lvl>
    <w:lvl w:ilvl="1" w:tplc="04090003" w:tentative="1">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num w:numId="1">
    <w:abstractNumId w:val="17"/>
  </w:num>
  <w:num w:numId="2">
    <w:abstractNumId w:val="17"/>
  </w:num>
  <w:num w:numId="3">
    <w:abstractNumId w:val="17"/>
  </w:num>
  <w:num w:numId="4">
    <w:abstractNumId w:val="17"/>
  </w:num>
  <w:num w:numId="5">
    <w:abstractNumId w:val="1"/>
  </w:num>
  <w:num w:numId="6">
    <w:abstractNumId w:val="6"/>
  </w:num>
  <w:num w:numId="7">
    <w:abstractNumId w:val="18"/>
  </w:num>
  <w:num w:numId="8">
    <w:abstractNumId w:val="2"/>
  </w:num>
  <w:num w:numId="9">
    <w:abstractNumId w:val="16"/>
  </w:num>
  <w:num w:numId="10">
    <w:abstractNumId w:val="24"/>
  </w:num>
  <w:num w:numId="11">
    <w:abstractNumId w:val="23"/>
  </w:num>
  <w:num w:numId="12">
    <w:abstractNumId w:val="17"/>
  </w:num>
  <w:num w:numId="13">
    <w:abstractNumId w:val="17"/>
  </w:num>
  <w:num w:numId="14">
    <w:abstractNumId w:val="17"/>
  </w:num>
  <w:num w:numId="15">
    <w:abstractNumId w:val="17"/>
  </w:num>
  <w:num w:numId="16">
    <w:abstractNumId w:val="1"/>
  </w:num>
  <w:num w:numId="17">
    <w:abstractNumId w:val="6"/>
  </w:num>
  <w:num w:numId="18">
    <w:abstractNumId w:val="18"/>
  </w:num>
  <w:num w:numId="19">
    <w:abstractNumId w:val="2"/>
  </w:num>
  <w:num w:numId="20">
    <w:abstractNumId w:val="16"/>
  </w:num>
  <w:num w:numId="21">
    <w:abstractNumId w:val="1"/>
  </w:num>
  <w:num w:numId="22">
    <w:abstractNumId w:val="17"/>
  </w:num>
  <w:num w:numId="23">
    <w:abstractNumId w:val="17"/>
  </w:num>
  <w:num w:numId="24">
    <w:abstractNumId w:val="17"/>
  </w:num>
  <w:num w:numId="25">
    <w:abstractNumId w:val="17"/>
  </w:num>
  <w:num w:numId="26">
    <w:abstractNumId w:val="21"/>
  </w:num>
  <w:num w:numId="27">
    <w:abstractNumId w:val="22"/>
  </w:num>
  <w:num w:numId="28">
    <w:abstractNumId w:val="26"/>
  </w:num>
  <w:num w:numId="29">
    <w:abstractNumId w:val="0"/>
  </w:num>
  <w:num w:numId="30">
    <w:abstractNumId w:val="20"/>
  </w:num>
  <w:num w:numId="31">
    <w:abstractNumId w:val="15"/>
  </w:num>
  <w:num w:numId="32">
    <w:abstractNumId w:val="11"/>
  </w:num>
  <w:num w:numId="33">
    <w:abstractNumId w:val="4"/>
  </w:num>
  <w:num w:numId="34">
    <w:abstractNumId w:val="25"/>
  </w:num>
  <w:num w:numId="35">
    <w:abstractNumId w:val="13"/>
  </w:num>
  <w:num w:numId="36">
    <w:abstractNumId w:val="10"/>
  </w:num>
  <w:num w:numId="37">
    <w:abstractNumId w:val="12"/>
  </w:num>
  <w:num w:numId="38">
    <w:abstractNumId w:val="7"/>
  </w:num>
  <w:num w:numId="39">
    <w:abstractNumId w:val="9"/>
  </w:num>
  <w:num w:numId="40">
    <w:abstractNumId w:val="5"/>
  </w:num>
  <w:num w:numId="41">
    <w:abstractNumId w:val="8"/>
  </w:num>
  <w:num w:numId="42">
    <w:abstractNumId w:val="14"/>
  </w:num>
  <w:num w:numId="43">
    <w:abstractNumId w:val="19"/>
  </w:num>
  <w:num w:numId="4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sloanm">
    <w15:presenceInfo w15:providerId="None" w15:userId="dsloanm"/>
  </w15:person>
  <w15:person w15:author="Thomas Ponweiser">
    <w15:presenceInfo w15:providerId="Windows Live" w15:userId="0e61241c85c513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intPostScriptOverText/>
  <w:embedTrueType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revisionView w:markup="0"/>
  <w:trackRevisions/>
  <w:defaultTabStop w:val="720"/>
  <w:hyphenationZone w:val="425"/>
  <w:evenAndOddHeaders/>
  <w:drawingGridHorizontalSpacing w:val="100"/>
  <w:drawingGridVerticalSpacing w:val="120"/>
  <w:displayHorizontalDrawingGridEvery w:val="2"/>
  <w:noPunctuationKerning/>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25B9"/>
    <w:rsid w:val="000016A4"/>
    <w:rsid w:val="0000683D"/>
    <w:rsid w:val="00011EF1"/>
    <w:rsid w:val="00016A5C"/>
    <w:rsid w:val="00021761"/>
    <w:rsid w:val="00023C3C"/>
    <w:rsid w:val="00024864"/>
    <w:rsid w:val="000321AB"/>
    <w:rsid w:val="0003670B"/>
    <w:rsid w:val="00043442"/>
    <w:rsid w:val="00045246"/>
    <w:rsid w:val="000505F1"/>
    <w:rsid w:val="00054C47"/>
    <w:rsid w:val="000577DE"/>
    <w:rsid w:val="00060BD6"/>
    <w:rsid w:val="00061CEF"/>
    <w:rsid w:val="00063392"/>
    <w:rsid w:val="00063471"/>
    <w:rsid w:val="00063D3E"/>
    <w:rsid w:val="000644ED"/>
    <w:rsid w:val="00066A66"/>
    <w:rsid w:val="00067B3C"/>
    <w:rsid w:val="00072A3A"/>
    <w:rsid w:val="00073973"/>
    <w:rsid w:val="000755FB"/>
    <w:rsid w:val="0007562E"/>
    <w:rsid w:val="000756FF"/>
    <w:rsid w:val="00085924"/>
    <w:rsid w:val="000874A2"/>
    <w:rsid w:val="00091A64"/>
    <w:rsid w:val="00095964"/>
    <w:rsid w:val="000A040D"/>
    <w:rsid w:val="000A1F81"/>
    <w:rsid w:val="000A4434"/>
    <w:rsid w:val="000A4999"/>
    <w:rsid w:val="000A55A1"/>
    <w:rsid w:val="000A6C38"/>
    <w:rsid w:val="000A790A"/>
    <w:rsid w:val="000B0E6C"/>
    <w:rsid w:val="000B1700"/>
    <w:rsid w:val="000B7EC4"/>
    <w:rsid w:val="000C2DEB"/>
    <w:rsid w:val="000C40C3"/>
    <w:rsid w:val="000C4890"/>
    <w:rsid w:val="000D1590"/>
    <w:rsid w:val="000D2F31"/>
    <w:rsid w:val="000D57F4"/>
    <w:rsid w:val="000E00FA"/>
    <w:rsid w:val="000E1A07"/>
    <w:rsid w:val="000E5745"/>
    <w:rsid w:val="000F3DA8"/>
    <w:rsid w:val="000F5FB4"/>
    <w:rsid w:val="0010226E"/>
    <w:rsid w:val="001064F5"/>
    <w:rsid w:val="00107D45"/>
    <w:rsid w:val="001140E4"/>
    <w:rsid w:val="00116010"/>
    <w:rsid w:val="0012097A"/>
    <w:rsid w:val="00122EF2"/>
    <w:rsid w:val="001308EF"/>
    <w:rsid w:val="001312BB"/>
    <w:rsid w:val="00141B62"/>
    <w:rsid w:val="00145B30"/>
    <w:rsid w:val="00145E1F"/>
    <w:rsid w:val="001501EC"/>
    <w:rsid w:val="0015470F"/>
    <w:rsid w:val="00154BB1"/>
    <w:rsid w:val="001556EB"/>
    <w:rsid w:val="00155E7B"/>
    <w:rsid w:val="00155F8C"/>
    <w:rsid w:val="001561A3"/>
    <w:rsid w:val="00156FE8"/>
    <w:rsid w:val="00157A28"/>
    <w:rsid w:val="0016234F"/>
    <w:rsid w:val="00163734"/>
    <w:rsid w:val="00163DC1"/>
    <w:rsid w:val="001646FB"/>
    <w:rsid w:val="00166F66"/>
    <w:rsid w:val="00171423"/>
    <w:rsid w:val="001719E1"/>
    <w:rsid w:val="001720CB"/>
    <w:rsid w:val="00176102"/>
    <w:rsid w:val="00184C9F"/>
    <w:rsid w:val="00186B48"/>
    <w:rsid w:val="00187806"/>
    <w:rsid w:val="00190437"/>
    <w:rsid w:val="001913EA"/>
    <w:rsid w:val="0019173F"/>
    <w:rsid w:val="00193249"/>
    <w:rsid w:val="00195074"/>
    <w:rsid w:val="00197006"/>
    <w:rsid w:val="001A0390"/>
    <w:rsid w:val="001A1BC1"/>
    <w:rsid w:val="001A6A02"/>
    <w:rsid w:val="001B119E"/>
    <w:rsid w:val="001B7115"/>
    <w:rsid w:val="001B784B"/>
    <w:rsid w:val="001C3D38"/>
    <w:rsid w:val="001C5D51"/>
    <w:rsid w:val="001C71C5"/>
    <w:rsid w:val="001D061F"/>
    <w:rsid w:val="001D316A"/>
    <w:rsid w:val="001D4C5B"/>
    <w:rsid w:val="001D4D9A"/>
    <w:rsid w:val="001E17C8"/>
    <w:rsid w:val="001E2A36"/>
    <w:rsid w:val="001E3685"/>
    <w:rsid w:val="001E4CA5"/>
    <w:rsid w:val="001E57C4"/>
    <w:rsid w:val="001F1930"/>
    <w:rsid w:val="002030CD"/>
    <w:rsid w:val="0020339A"/>
    <w:rsid w:val="00204F9A"/>
    <w:rsid w:val="002053F5"/>
    <w:rsid w:val="0021264B"/>
    <w:rsid w:val="00212B2A"/>
    <w:rsid w:val="00212F3C"/>
    <w:rsid w:val="00222FF7"/>
    <w:rsid w:val="00231002"/>
    <w:rsid w:val="00232640"/>
    <w:rsid w:val="00237896"/>
    <w:rsid w:val="002451FE"/>
    <w:rsid w:val="00251FD7"/>
    <w:rsid w:val="002545D8"/>
    <w:rsid w:val="0026151F"/>
    <w:rsid w:val="0027787D"/>
    <w:rsid w:val="00277D25"/>
    <w:rsid w:val="002860BA"/>
    <w:rsid w:val="002870D6"/>
    <w:rsid w:val="00292716"/>
    <w:rsid w:val="002928F3"/>
    <w:rsid w:val="00295F6F"/>
    <w:rsid w:val="002A2279"/>
    <w:rsid w:val="002A5BC3"/>
    <w:rsid w:val="002B0703"/>
    <w:rsid w:val="002B11C1"/>
    <w:rsid w:val="002B1B9A"/>
    <w:rsid w:val="002B2E98"/>
    <w:rsid w:val="002B56E3"/>
    <w:rsid w:val="002B6290"/>
    <w:rsid w:val="002B639B"/>
    <w:rsid w:val="002B74DA"/>
    <w:rsid w:val="002C2E7E"/>
    <w:rsid w:val="002C5138"/>
    <w:rsid w:val="002C79BF"/>
    <w:rsid w:val="002D0287"/>
    <w:rsid w:val="002D20CE"/>
    <w:rsid w:val="002D4B85"/>
    <w:rsid w:val="002D7BD3"/>
    <w:rsid w:val="002E15A7"/>
    <w:rsid w:val="002E18DB"/>
    <w:rsid w:val="002E1C47"/>
    <w:rsid w:val="002E541A"/>
    <w:rsid w:val="002F0121"/>
    <w:rsid w:val="002F517B"/>
    <w:rsid w:val="003078EB"/>
    <w:rsid w:val="0031427D"/>
    <w:rsid w:val="00314F82"/>
    <w:rsid w:val="00316C07"/>
    <w:rsid w:val="00317DD8"/>
    <w:rsid w:val="00321D74"/>
    <w:rsid w:val="00324D55"/>
    <w:rsid w:val="003267AF"/>
    <w:rsid w:val="00326900"/>
    <w:rsid w:val="00332E21"/>
    <w:rsid w:val="00334601"/>
    <w:rsid w:val="00337FAF"/>
    <w:rsid w:val="003436A8"/>
    <w:rsid w:val="003662C6"/>
    <w:rsid w:val="00372FBA"/>
    <w:rsid w:val="003740DD"/>
    <w:rsid w:val="003751E5"/>
    <w:rsid w:val="00380A68"/>
    <w:rsid w:val="00381804"/>
    <w:rsid w:val="00386A4E"/>
    <w:rsid w:val="003A2BFC"/>
    <w:rsid w:val="003A31DF"/>
    <w:rsid w:val="003A3A56"/>
    <w:rsid w:val="003A4C02"/>
    <w:rsid w:val="003B2051"/>
    <w:rsid w:val="003B43B2"/>
    <w:rsid w:val="003B601A"/>
    <w:rsid w:val="003B6162"/>
    <w:rsid w:val="003C6F0B"/>
    <w:rsid w:val="003D0E48"/>
    <w:rsid w:val="003D5243"/>
    <w:rsid w:val="003D6C51"/>
    <w:rsid w:val="003D79FA"/>
    <w:rsid w:val="003E037B"/>
    <w:rsid w:val="003E2506"/>
    <w:rsid w:val="003E37E9"/>
    <w:rsid w:val="003E3974"/>
    <w:rsid w:val="003E4234"/>
    <w:rsid w:val="003E7C24"/>
    <w:rsid w:val="003F0DBC"/>
    <w:rsid w:val="003F2E04"/>
    <w:rsid w:val="00402241"/>
    <w:rsid w:val="00415BAF"/>
    <w:rsid w:val="00421D43"/>
    <w:rsid w:val="00421DED"/>
    <w:rsid w:val="004225B9"/>
    <w:rsid w:val="004229CA"/>
    <w:rsid w:val="0043155F"/>
    <w:rsid w:val="00433CB6"/>
    <w:rsid w:val="00434F50"/>
    <w:rsid w:val="00434FDB"/>
    <w:rsid w:val="00436578"/>
    <w:rsid w:val="00437B79"/>
    <w:rsid w:val="0044361D"/>
    <w:rsid w:val="0044390C"/>
    <w:rsid w:val="004530DB"/>
    <w:rsid w:val="00457BD3"/>
    <w:rsid w:val="004612EA"/>
    <w:rsid w:val="0046266F"/>
    <w:rsid w:val="00463898"/>
    <w:rsid w:val="0046403A"/>
    <w:rsid w:val="00470AD5"/>
    <w:rsid w:val="00471A74"/>
    <w:rsid w:val="00474A37"/>
    <w:rsid w:val="004751E5"/>
    <w:rsid w:val="00476151"/>
    <w:rsid w:val="00476F2D"/>
    <w:rsid w:val="00482054"/>
    <w:rsid w:val="0048389B"/>
    <w:rsid w:val="00493F15"/>
    <w:rsid w:val="00495CE0"/>
    <w:rsid w:val="004A1C02"/>
    <w:rsid w:val="004A2667"/>
    <w:rsid w:val="004A28D8"/>
    <w:rsid w:val="004A2C4B"/>
    <w:rsid w:val="004A32B2"/>
    <w:rsid w:val="004B5004"/>
    <w:rsid w:val="004B56A5"/>
    <w:rsid w:val="004B67B7"/>
    <w:rsid w:val="004B6A64"/>
    <w:rsid w:val="004B70FE"/>
    <w:rsid w:val="004B7B31"/>
    <w:rsid w:val="004C265D"/>
    <w:rsid w:val="004C2977"/>
    <w:rsid w:val="004C531F"/>
    <w:rsid w:val="004C552D"/>
    <w:rsid w:val="004D564E"/>
    <w:rsid w:val="004E0935"/>
    <w:rsid w:val="004E13F0"/>
    <w:rsid w:val="004E26F8"/>
    <w:rsid w:val="004E42C1"/>
    <w:rsid w:val="004E655E"/>
    <w:rsid w:val="004F325A"/>
    <w:rsid w:val="004F60EB"/>
    <w:rsid w:val="00502A03"/>
    <w:rsid w:val="005036B9"/>
    <w:rsid w:val="00505AD8"/>
    <w:rsid w:val="00506582"/>
    <w:rsid w:val="00507A23"/>
    <w:rsid w:val="005248E5"/>
    <w:rsid w:val="0053647C"/>
    <w:rsid w:val="0054064C"/>
    <w:rsid w:val="00541C03"/>
    <w:rsid w:val="00542466"/>
    <w:rsid w:val="00543311"/>
    <w:rsid w:val="00544EB6"/>
    <w:rsid w:val="005500AC"/>
    <w:rsid w:val="00552644"/>
    <w:rsid w:val="0055648B"/>
    <w:rsid w:val="00556C48"/>
    <w:rsid w:val="005628D8"/>
    <w:rsid w:val="005659D1"/>
    <w:rsid w:val="00572C67"/>
    <w:rsid w:val="00573361"/>
    <w:rsid w:val="005825E2"/>
    <w:rsid w:val="0058267E"/>
    <w:rsid w:val="00585B9C"/>
    <w:rsid w:val="00587A03"/>
    <w:rsid w:val="00590898"/>
    <w:rsid w:val="005913E0"/>
    <w:rsid w:val="00591B8A"/>
    <w:rsid w:val="00592BE6"/>
    <w:rsid w:val="005950E9"/>
    <w:rsid w:val="005A14A6"/>
    <w:rsid w:val="005A1EE9"/>
    <w:rsid w:val="005A4487"/>
    <w:rsid w:val="005B29A2"/>
    <w:rsid w:val="005B34A0"/>
    <w:rsid w:val="005B7988"/>
    <w:rsid w:val="005B79CC"/>
    <w:rsid w:val="005C03DF"/>
    <w:rsid w:val="005C1BEA"/>
    <w:rsid w:val="005C3178"/>
    <w:rsid w:val="005C55E3"/>
    <w:rsid w:val="005D308E"/>
    <w:rsid w:val="005D46E5"/>
    <w:rsid w:val="005E0603"/>
    <w:rsid w:val="005E268B"/>
    <w:rsid w:val="005F1661"/>
    <w:rsid w:val="005F4855"/>
    <w:rsid w:val="005F4CB2"/>
    <w:rsid w:val="005F67D4"/>
    <w:rsid w:val="006028B7"/>
    <w:rsid w:val="006030EB"/>
    <w:rsid w:val="0060484E"/>
    <w:rsid w:val="00605B11"/>
    <w:rsid w:val="00610E7B"/>
    <w:rsid w:val="00613E85"/>
    <w:rsid w:val="00614498"/>
    <w:rsid w:val="006149E9"/>
    <w:rsid w:val="00617380"/>
    <w:rsid w:val="00620281"/>
    <w:rsid w:val="006206D9"/>
    <w:rsid w:val="00622D99"/>
    <w:rsid w:val="00627BB7"/>
    <w:rsid w:val="00631EB2"/>
    <w:rsid w:val="00634A59"/>
    <w:rsid w:val="00634EC3"/>
    <w:rsid w:val="00637167"/>
    <w:rsid w:val="006402E9"/>
    <w:rsid w:val="00640828"/>
    <w:rsid w:val="00650E35"/>
    <w:rsid w:val="00653F4F"/>
    <w:rsid w:val="00666902"/>
    <w:rsid w:val="00671551"/>
    <w:rsid w:val="00673F49"/>
    <w:rsid w:val="00675120"/>
    <w:rsid w:val="0068382C"/>
    <w:rsid w:val="00685856"/>
    <w:rsid w:val="0068705D"/>
    <w:rsid w:val="00694F3E"/>
    <w:rsid w:val="00696812"/>
    <w:rsid w:val="006A1AF7"/>
    <w:rsid w:val="006A2611"/>
    <w:rsid w:val="006A2787"/>
    <w:rsid w:val="006B19A7"/>
    <w:rsid w:val="006B1E03"/>
    <w:rsid w:val="006B2C7D"/>
    <w:rsid w:val="006C2DCF"/>
    <w:rsid w:val="006C3BFF"/>
    <w:rsid w:val="006C4747"/>
    <w:rsid w:val="006C560C"/>
    <w:rsid w:val="006C61B7"/>
    <w:rsid w:val="006D10C7"/>
    <w:rsid w:val="006D231D"/>
    <w:rsid w:val="006D69E6"/>
    <w:rsid w:val="006D7FE7"/>
    <w:rsid w:val="006E4633"/>
    <w:rsid w:val="006E7A52"/>
    <w:rsid w:val="006F5E18"/>
    <w:rsid w:val="006F6D90"/>
    <w:rsid w:val="00703D8A"/>
    <w:rsid w:val="007042C8"/>
    <w:rsid w:val="00710CD6"/>
    <w:rsid w:val="00711759"/>
    <w:rsid w:val="00714795"/>
    <w:rsid w:val="00715AC1"/>
    <w:rsid w:val="007170F0"/>
    <w:rsid w:val="00721ADE"/>
    <w:rsid w:val="00721B70"/>
    <w:rsid w:val="00724387"/>
    <w:rsid w:val="007253B8"/>
    <w:rsid w:val="007269AE"/>
    <w:rsid w:val="00726B12"/>
    <w:rsid w:val="00733889"/>
    <w:rsid w:val="00734D1F"/>
    <w:rsid w:val="007358FF"/>
    <w:rsid w:val="00735ACD"/>
    <w:rsid w:val="00740388"/>
    <w:rsid w:val="00742141"/>
    <w:rsid w:val="00742DD5"/>
    <w:rsid w:val="00744EF7"/>
    <w:rsid w:val="00745D00"/>
    <w:rsid w:val="00745DA4"/>
    <w:rsid w:val="00747821"/>
    <w:rsid w:val="0075457B"/>
    <w:rsid w:val="00755F56"/>
    <w:rsid w:val="00760215"/>
    <w:rsid w:val="00761664"/>
    <w:rsid w:val="00764C50"/>
    <w:rsid w:val="00766931"/>
    <w:rsid w:val="00767468"/>
    <w:rsid w:val="00770090"/>
    <w:rsid w:val="00771D0C"/>
    <w:rsid w:val="007732DE"/>
    <w:rsid w:val="00776B26"/>
    <w:rsid w:val="00777ED2"/>
    <w:rsid w:val="007829D7"/>
    <w:rsid w:val="007907A3"/>
    <w:rsid w:val="007921EB"/>
    <w:rsid w:val="007949A8"/>
    <w:rsid w:val="007A5237"/>
    <w:rsid w:val="007B355A"/>
    <w:rsid w:val="007B3FD2"/>
    <w:rsid w:val="007B4A97"/>
    <w:rsid w:val="007C321A"/>
    <w:rsid w:val="007C47ED"/>
    <w:rsid w:val="007C7250"/>
    <w:rsid w:val="007D0D39"/>
    <w:rsid w:val="007D186B"/>
    <w:rsid w:val="007D1B41"/>
    <w:rsid w:val="007D4361"/>
    <w:rsid w:val="007E3535"/>
    <w:rsid w:val="007F5612"/>
    <w:rsid w:val="007F6C82"/>
    <w:rsid w:val="007F7123"/>
    <w:rsid w:val="0080044B"/>
    <w:rsid w:val="00810517"/>
    <w:rsid w:val="0081093C"/>
    <w:rsid w:val="00825ECD"/>
    <w:rsid w:val="00826677"/>
    <w:rsid w:val="00826EBC"/>
    <w:rsid w:val="00831FF7"/>
    <w:rsid w:val="00833954"/>
    <w:rsid w:val="0083465B"/>
    <w:rsid w:val="0084459B"/>
    <w:rsid w:val="00846BD4"/>
    <w:rsid w:val="008501A1"/>
    <w:rsid w:val="008506E8"/>
    <w:rsid w:val="008601F1"/>
    <w:rsid w:val="008619BA"/>
    <w:rsid w:val="008623D9"/>
    <w:rsid w:val="00864AD4"/>
    <w:rsid w:val="00870759"/>
    <w:rsid w:val="00875FFD"/>
    <w:rsid w:val="008763AE"/>
    <w:rsid w:val="008800EB"/>
    <w:rsid w:val="008817DC"/>
    <w:rsid w:val="00881BED"/>
    <w:rsid w:val="008856B4"/>
    <w:rsid w:val="008901D8"/>
    <w:rsid w:val="00892B09"/>
    <w:rsid w:val="0089555D"/>
    <w:rsid w:val="008A105F"/>
    <w:rsid w:val="008C2CC9"/>
    <w:rsid w:val="008C730F"/>
    <w:rsid w:val="008C77B9"/>
    <w:rsid w:val="008D0000"/>
    <w:rsid w:val="008D3156"/>
    <w:rsid w:val="008D4CE1"/>
    <w:rsid w:val="008D4FD8"/>
    <w:rsid w:val="008E284F"/>
    <w:rsid w:val="008E376A"/>
    <w:rsid w:val="008E608B"/>
    <w:rsid w:val="008E6977"/>
    <w:rsid w:val="008F3548"/>
    <w:rsid w:val="008F5FBF"/>
    <w:rsid w:val="0090195B"/>
    <w:rsid w:val="00902B87"/>
    <w:rsid w:val="00904127"/>
    <w:rsid w:val="00904ABC"/>
    <w:rsid w:val="00906631"/>
    <w:rsid w:val="00910B3B"/>
    <w:rsid w:val="0091117F"/>
    <w:rsid w:val="00911818"/>
    <w:rsid w:val="0091213A"/>
    <w:rsid w:val="00915CD9"/>
    <w:rsid w:val="009160F4"/>
    <w:rsid w:val="009238D1"/>
    <w:rsid w:val="0092509A"/>
    <w:rsid w:val="00927A5B"/>
    <w:rsid w:val="00931EC0"/>
    <w:rsid w:val="00934CE8"/>
    <w:rsid w:val="009433CA"/>
    <w:rsid w:val="00955026"/>
    <w:rsid w:val="009551BE"/>
    <w:rsid w:val="00960572"/>
    <w:rsid w:val="0096121B"/>
    <w:rsid w:val="00970F12"/>
    <w:rsid w:val="00974A59"/>
    <w:rsid w:val="0097514B"/>
    <w:rsid w:val="0097576D"/>
    <w:rsid w:val="00977157"/>
    <w:rsid w:val="00977C58"/>
    <w:rsid w:val="00980408"/>
    <w:rsid w:val="00980594"/>
    <w:rsid w:val="00987D39"/>
    <w:rsid w:val="00990EA8"/>
    <w:rsid w:val="009913C5"/>
    <w:rsid w:val="0099755E"/>
    <w:rsid w:val="009A5D45"/>
    <w:rsid w:val="009B4827"/>
    <w:rsid w:val="009B5061"/>
    <w:rsid w:val="009B7848"/>
    <w:rsid w:val="009C2BBA"/>
    <w:rsid w:val="009C65A2"/>
    <w:rsid w:val="009D136F"/>
    <w:rsid w:val="009D1A15"/>
    <w:rsid w:val="009D59CE"/>
    <w:rsid w:val="009D7292"/>
    <w:rsid w:val="009E1829"/>
    <w:rsid w:val="009E6C82"/>
    <w:rsid w:val="009F008B"/>
    <w:rsid w:val="009F482E"/>
    <w:rsid w:val="009F62C6"/>
    <w:rsid w:val="009F71C6"/>
    <w:rsid w:val="00A15412"/>
    <w:rsid w:val="00A15FEE"/>
    <w:rsid w:val="00A167E0"/>
    <w:rsid w:val="00A16C1E"/>
    <w:rsid w:val="00A21EC9"/>
    <w:rsid w:val="00A230DA"/>
    <w:rsid w:val="00A251C6"/>
    <w:rsid w:val="00A347D1"/>
    <w:rsid w:val="00A349C2"/>
    <w:rsid w:val="00A36476"/>
    <w:rsid w:val="00A364ED"/>
    <w:rsid w:val="00A371B9"/>
    <w:rsid w:val="00A44117"/>
    <w:rsid w:val="00A4564C"/>
    <w:rsid w:val="00A46191"/>
    <w:rsid w:val="00A47415"/>
    <w:rsid w:val="00A53F03"/>
    <w:rsid w:val="00A64CD2"/>
    <w:rsid w:val="00A6573D"/>
    <w:rsid w:val="00A667B6"/>
    <w:rsid w:val="00A72373"/>
    <w:rsid w:val="00A76650"/>
    <w:rsid w:val="00A86E11"/>
    <w:rsid w:val="00A8735E"/>
    <w:rsid w:val="00A874FC"/>
    <w:rsid w:val="00A910D8"/>
    <w:rsid w:val="00A926E6"/>
    <w:rsid w:val="00A93C27"/>
    <w:rsid w:val="00A97F33"/>
    <w:rsid w:val="00AA0EDA"/>
    <w:rsid w:val="00AA7675"/>
    <w:rsid w:val="00AB0A58"/>
    <w:rsid w:val="00AB1F5E"/>
    <w:rsid w:val="00AB2526"/>
    <w:rsid w:val="00AB4AB9"/>
    <w:rsid w:val="00AB4B99"/>
    <w:rsid w:val="00AB65C3"/>
    <w:rsid w:val="00AB7548"/>
    <w:rsid w:val="00AC0A27"/>
    <w:rsid w:val="00AC1191"/>
    <w:rsid w:val="00AC129A"/>
    <w:rsid w:val="00AC1C78"/>
    <w:rsid w:val="00AC4E13"/>
    <w:rsid w:val="00AC5B00"/>
    <w:rsid w:val="00AD14E2"/>
    <w:rsid w:val="00AD2372"/>
    <w:rsid w:val="00AD54DC"/>
    <w:rsid w:val="00AD55C2"/>
    <w:rsid w:val="00AE031A"/>
    <w:rsid w:val="00AE0684"/>
    <w:rsid w:val="00AE0D25"/>
    <w:rsid w:val="00AE2DD9"/>
    <w:rsid w:val="00AF1D94"/>
    <w:rsid w:val="00AF1DD7"/>
    <w:rsid w:val="00AF4892"/>
    <w:rsid w:val="00AF49B6"/>
    <w:rsid w:val="00AF65E2"/>
    <w:rsid w:val="00B02DD5"/>
    <w:rsid w:val="00B03965"/>
    <w:rsid w:val="00B14F04"/>
    <w:rsid w:val="00B15666"/>
    <w:rsid w:val="00B2007D"/>
    <w:rsid w:val="00B31602"/>
    <w:rsid w:val="00B36176"/>
    <w:rsid w:val="00B36273"/>
    <w:rsid w:val="00B36BB5"/>
    <w:rsid w:val="00B36F9C"/>
    <w:rsid w:val="00B40E22"/>
    <w:rsid w:val="00B4189F"/>
    <w:rsid w:val="00B477D5"/>
    <w:rsid w:val="00B5046A"/>
    <w:rsid w:val="00B54B1C"/>
    <w:rsid w:val="00B57DC5"/>
    <w:rsid w:val="00B64622"/>
    <w:rsid w:val="00B66EE9"/>
    <w:rsid w:val="00B67772"/>
    <w:rsid w:val="00B7016F"/>
    <w:rsid w:val="00B7491F"/>
    <w:rsid w:val="00B759D6"/>
    <w:rsid w:val="00B843E3"/>
    <w:rsid w:val="00B84C31"/>
    <w:rsid w:val="00B92840"/>
    <w:rsid w:val="00B96D46"/>
    <w:rsid w:val="00B97D69"/>
    <w:rsid w:val="00BA0786"/>
    <w:rsid w:val="00BA536D"/>
    <w:rsid w:val="00BB4B61"/>
    <w:rsid w:val="00BB4B7E"/>
    <w:rsid w:val="00BB5F18"/>
    <w:rsid w:val="00BC261F"/>
    <w:rsid w:val="00BC64E1"/>
    <w:rsid w:val="00BE166E"/>
    <w:rsid w:val="00BE7A59"/>
    <w:rsid w:val="00BF1272"/>
    <w:rsid w:val="00BF703E"/>
    <w:rsid w:val="00BF79B5"/>
    <w:rsid w:val="00C04C43"/>
    <w:rsid w:val="00C108C8"/>
    <w:rsid w:val="00C14B0D"/>
    <w:rsid w:val="00C24463"/>
    <w:rsid w:val="00C3030B"/>
    <w:rsid w:val="00C33448"/>
    <w:rsid w:val="00C427CA"/>
    <w:rsid w:val="00C43BEF"/>
    <w:rsid w:val="00C46F4A"/>
    <w:rsid w:val="00C523A7"/>
    <w:rsid w:val="00C5324A"/>
    <w:rsid w:val="00C536DA"/>
    <w:rsid w:val="00C55D36"/>
    <w:rsid w:val="00C55FC3"/>
    <w:rsid w:val="00C5688F"/>
    <w:rsid w:val="00C6090C"/>
    <w:rsid w:val="00C61165"/>
    <w:rsid w:val="00C62226"/>
    <w:rsid w:val="00C755F9"/>
    <w:rsid w:val="00C84256"/>
    <w:rsid w:val="00C86286"/>
    <w:rsid w:val="00C917A9"/>
    <w:rsid w:val="00C9591C"/>
    <w:rsid w:val="00C96983"/>
    <w:rsid w:val="00CA7BE6"/>
    <w:rsid w:val="00CA7C3E"/>
    <w:rsid w:val="00CB0BE8"/>
    <w:rsid w:val="00CB7719"/>
    <w:rsid w:val="00CB7E17"/>
    <w:rsid w:val="00CC1760"/>
    <w:rsid w:val="00CC6FBB"/>
    <w:rsid w:val="00CC76B1"/>
    <w:rsid w:val="00CD0B7E"/>
    <w:rsid w:val="00CD1555"/>
    <w:rsid w:val="00CD2B7B"/>
    <w:rsid w:val="00CE1574"/>
    <w:rsid w:val="00CE40C0"/>
    <w:rsid w:val="00CF64DF"/>
    <w:rsid w:val="00D05E4F"/>
    <w:rsid w:val="00D13C94"/>
    <w:rsid w:val="00D23B3E"/>
    <w:rsid w:val="00D2404D"/>
    <w:rsid w:val="00D32797"/>
    <w:rsid w:val="00D3320E"/>
    <w:rsid w:val="00D337F0"/>
    <w:rsid w:val="00D34041"/>
    <w:rsid w:val="00D36867"/>
    <w:rsid w:val="00D42B4E"/>
    <w:rsid w:val="00D4432C"/>
    <w:rsid w:val="00D47871"/>
    <w:rsid w:val="00D560C9"/>
    <w:rsid w:val="00D629B4"/>
    <w:rsid w:val="00D62DE4"/>
    <w:rsid w:val="00D6628E"/>
    <w:rsid w:val="00D703E9"/>
    <w:rsid w:val="00D72190"/>
    <w:rsid w:val="00D74532"/>
    <w:rsid w:val="00D7499D"/>
    <w:rsid w:val="00D7727A"/>
    <w:rsid w:val="00D825F9"/>
    <w:rsid w:val="00D87114"/>
    <w:rsid w:val="00D905A8"/>
    <w:rsid w:val="00D9115B"/>
    <w:rsid w:val="00D955D1"/>
    <w:rsid w:val="00D96B2D"/>
    <w:rsid w:val="00DB5A52"/>
    <w:rsid w:val="00DB5D3F"/>
    <w:rsid w:val="00DB6B3B"/>
    <w:rsid w:val="00DB7FB3"/>
    <w:rsid w:val="00DC44FB"/>
    <w:rsid w:val="00DC5681"/>
    <w:rsid w:val="00DC719F"/>
    <w:rsid w:val="00DD4E10"/>
    <w:rsid w:val="00DD5DCB"/>
    <w:rsid w:val="00DE2DCD"/>
    <w:rsid w:val="00DE7432"/>
    <w:rsid w:val="00DE792F"/>
    <w:rsid w:val="00DF1299"/>
    <w:rsid w:val="00DF35B1"/>
    <w:rsid w:val="00DF3988"/>
    <w:rsid w:val="00DF7FCA"/>
    <w:rsid w:val="00E01A0F"/>
    <w:rsid w:val="00E05013"/>
    <w:rsid w:val="00E10129"/>
    <w:rsid w:val="00E149AE"/>
    <w:rsid w:val="00E227A4"/>
    <w:rsid w:val="00E24419"/>
    <w:rsid w:val="00E307B1"/>
    <w:rsid w:val="00E3119F"/>
    <w:rsid w:val="00E34241"/>
    <w:rsid w:val="00E41E15"/>
    <w:rsid w:val="00E44598"/>
    <w:rsid w:val="00E4570D"/>
    <w:rsid w:val="00E50164"/>
    <w:rsid w:val="00E50489"/>
    <w:rsid w:val="00E53684"/>
    <w:rsid w:val="00E540B3"/>
    <w:rsid w:val="00E60A62"/>
    <w:rsid w:val="00E6295C"/>
    <w:rsid w:val="00E63371"/>
    <w:rsid w:val="00E64848"/>
    <w:rsid w:val="00E67375"/>
    <w:rsid w:val="00E70690"/>
    <w:rsid w:val="00E72935"/>
    <w:rsid w:val="00E746FA"/>
    <w:rsid w:val="00E7553D"/>
    <w:rsid w:val="00E76437"/>
    <w:rsid w:val="00E76B34"/>
    <w:rsid w:val="00E912C8"/>
    <w:rsid w:val="00E91B37"/>
    <w:rsid w:val="00E92681"/>
    <w:rsid w:val="00E927EE"/>
    <w:rsid w:val="00E97B96"/>
    <w:rsid w:val="00EA4319"/>
    <w:rsid w:val="00EA6339"/>
    <w:rsid w:val="00EA6A04"/>
    <w:rsid w:val="00EB0DF8"/>
    <w:rsid w:val="00EB5AB8"/>
    <w:rsid w:val="00ED3BCE"/>
    <w:rsid w:val="00ED56CC"/>
    <w:rsid w:val="00ED68CB"/>
    <w:rsid w:val="00EE4869"/>
    <w:rsid w:val="00EF3DCA"/>
    <w:rsid w:val="00EF6C7D"/>
    <w:rsid w:val="00F02099"/>
    <w:rsid w:val="00F04B83"/>
    <w:rsid w:val="00F06B05"/>
    <w:rsid w:val="00F12954"/>
    <w:rsid w:val="00F12F9C"/>
    <w:rsid w:val="00F1337B"/>
    <w:rsid w:val="00F1422A"/>
    <w:rsid w:val="00F23A5C"/>
    <w:rsid w:val="00F26B5E"/>
    <w:rsid w:val="00F35A74"/>
    <w:rsid w:val="00F3626D"/>
    <w:rsid w:val="00F408C6"/>
    <w:rsid w:val="00F4417A"/>
    <w:rsid w:val="00F44A6D"/>
    <w:rsid w:val="00F473F6"/>
    <w:rsid w:val="00F4771E"/>
    <w:rsid w:val="00F5056B"/>
    <w:rsid w:val="00F51A3C"/>
    <w:rsid w:val="00F53D34"/>
    <w:rsid w:val="00F543A5"/>
    <w:rsid w:val="00F6287D"/>
    <w:rsid w:val="00F706C7"/>
    <w:rsid w:val="00F718BE"/>
    <w:rsid w:val="00F72A09"/>
    <w:rsid w:val="00F735A7"/>
    <w:rsid w:val="00F73738"/>
    <w:rsid w:val="00F73A48"/>
    <w:rsid w:val="00F75F79"/>
    <w:rsid w:val="00F81119"/>
    <w:rsid w:val="00F84ECF"/>
    <w:rsid w:val="00F86B30"/>
    <w:rsid w:val="00F87C5A"/>
    <w:rsid w:val="00F9295B"/>
    <w:rsid w:val="00F92EFB"/>
    <w:rsid w:val="00F9543C"/>
    <w:rsid w:val="00FB06CF"/>
    <w:rsid w:val="00FC6269"/>
    <w:rsid w:val="00FD0A93"/>
    <w:rsid w:val="00FE04D6"/>
    <w:rsid w:val="00FE22A2"/>
    <w:rsid w:val="00FE2422"/>
    <w:rsid w:val="00FE5A3E"/>
    <w:rsid w:val="00FE6C0A"/>
    <w:rsid w:val="00FF5E67"/>
    <w:rsid w:val="00FF6882"/>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64F2AF"/>
  <w15:docId w15:val="{2C24BDCE-A6DB-4C57-9169-1F9F8A7F6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99"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Pr>
      <w:lang w:eastAsia="en-US"/>
    </w:rPr>
  </w:style>
  <w:style w:type="paragraph" w:styleId="Heading1">
    <w:name w:val="heading 1"/>
    <w:basedOn w:val="Normal"/>
    <w:next w:val="Normal"/>
    <w:link w:val="Heading1Char"/>
    <w:qFormat/>
    <w:rsid w:val="00E7553D"/>
    <w:pPr>
      <w:keepNext/>
      <w:spacing w:before="240" w:after="60"/>
      <w:outlineLvl w:val="0"/>
    </w:pPr>
    <w:rPr>
      <w:rFonts w:ascii="Cambria" w:eastAsia="SimSun" w:hAnsi="Cambria"/>
      <w:b/>
      <w:bCs/>
      <w:kern w:val="32"/>
      <w:sz w:val="32"/>
      <w:szCs w:val="32"/>
    </w:rPr>
  </w:style>
  <w:style w:type="paragraph" w:styleId="Heading2">
    <w:name w:val="heading 2"/>
    <w:basedOn w:val="Normal"/>
    <w:next w:val="Normal"/>
    <w:link w:val="Heading2Char"/>
    <w:unhideWhenUsed/>
    <w:qFormat/>
    <w:rsid w:val="00E7553D"/>
    <w:pPr>
      <w:keepNext/>
      <w:spacing w:before="240" w:after="60"/>
      <w:outlineLvl w:val="1"/>
    </w:pPr>
    <w:rPr>
      <w:rFonts w:ascii="Cambria" w:eastAsia="SimSun" w:hAnsi="Cambria"/>
      <w:b/>
      <w:bCs/>
      <w:i/>
      <w:iCs/>
      <w:sz w:val="28"/>
      <w:szCs w:val="28"/>
    </w:rPr>
  </w:style>
  <w:style w:type="paragraph" w:styleId="Heading3">
    <w:name w:val="heading 3"/>
    <w:basedOn w:val="Normal"/>
    <w:next w:val="Normal"/>
    <w:qFormat/>
    <w:rsid w:val="00A6573D"/>
    <w:pPr>
      <w:keepNext/>
      <w:pBdr>
        <w:top w:val="single" w:sz="4" w:space="1" w:color="auto"/>
        <w:left w:val="single" w:sz="4" w:space="4" w:color="auto"/>
        <w:bottom w:val="single" w:sz="4" w:space="1" w:color="auto"/>
        <w:right w:val="single" w:sz="4" w:space="4" w:color="auto"/>
      </w:pBdr>
      <w:outlineLvl w:val="2"/>
    </w:pPr>
    <w:rPr>
      <w:b/>
      <w:bCs/>
      <w:sz w:val="22"/>
      <w:szCs w:val="24"/>
    </w:rPr>
  </w:style>
  <w:style w:type="paragraph" w:styleId="Heading4">
    <w:name w:val="heading 4"/>
    <w:basedOn w:val="Normal"/>
    <w:next w:val="Normal"/>
    <w:qFormat/>
    <w:rsid w:val="009A5D45"/>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pPr>
      <w:keepLines/>
      <w:spacing w:before="200" w:after="240" w:line="200" w:lineRule="exact"/>
    </w:pPr>
    <w:rPr>
      <w:sz w:val="16"/>
    </w:rPr>
  </w:style>
  <w:style w:type="paragraph" w:customStyle="1" w:styleId="Els-1storder-head">
    <w:name w:val="Els-1storder-head"/>
    <w:next w:val="Els-body-text"/>
    <w:link w:val="Els-1storder-headChar"/>
    <w:rsid w:val="003D0E48"/>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rsid w:val="00B2007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rsid w:val="00B2007D"/>
    <w:pPr>
      <w:keepNext/>
      <w:suppressAutoHyphens/>
      <w:spacing w:after="160" w:line="300" w:lineRule="exact"/>
      <w:jc w:val="center"/>
    </w:pPr>
    <w:rPr>
      <w:noProof/>
      <w:sz w:val="26"/>
      <w:lang w:val="en-US" w:eastAsia="en-US"/>
    </w:rPr>
  </w:style>
  <w:style w:type="paragraph" w:customStyle="1" w:styleId="Els-body-text">
    <w:name w:val="Els-body-text"/>
    <w:rsid w:val="00960572"/>
    <w:pPr>
      <w:keepNext/>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Els-body-text"/>
    <w:pPr>
      <w:tabs>
        <w:tab w:val="right" w:pos="4320"/>
        <w:tab w:val="right" w:pos="9120"/>
      </w:tabs>
      <w:spacing w:before="120" w:after="120" w:line="220" w:lineRule="exact"/>
      <w:ind w:left="480"/>
    </w:pPr>
    <w:rPr>
      <w:i/>
      <w:noProof/>
      <w:lang w:val="en-US" w:eastAsia="en-US"/>
    </w:rPr>
  </w:style>
  <w:style w:type="paragraph" w:customStyle="1" w:styleId="Els-footnote">
    <w:name w:val="Els-footnote"/>
    <w:pPr>
      <w:keepLines/>
      <w:widowControl w:val="0"/>
      <w:spacing w:line="200" w:lineRule="exact"/>
      <w:ind w:firstLine="240"/>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rsid w:val="001F1930"/>
    <w:pPr>
      <w:tabs>
        <w:tab w:val="left" w:pos="0"/>
        <w:tab w:val="center" w:pos="5443"/>
      </w:tabs>
      <w:jc w:val="center"/>
    </w:pPr>
    <w:rPr>
      <w:sz w:val="16"/>
    </w:rPr>
  </w:style>
  <w:style w:type="paragraph" w:customStyle="1" w:styleId="Els-table-text">
    <w:name w:val="Els-table-text"/>
    <w:pPr>
      <w:keepNext/>
      <w:spacing w:after="80" w:line="200" w:lineRule="exact"/>
    </w:pPr>
    <w:rPr>
      <w:sz w:val="16"/>
      <w:lang w:val="en-US" w:eastAsia="en-US"/>
    </w:rPr>
  </w:style>
  <w:style w:type="paragraph" w:customStyle="1" w:styleId="Els-Title">
    <w:name w:val="Els-Title"/>
    <w:next w:val="Els-Author"/>
    <w:autoRedefine/>
    <w:rsid w:val="00B2007D"/>
    <w:pPr>
      <w:suppressAutoHyphens/>
      <w:spacing w:after="240" w:line="400" w:lineRule="exact"/>
      <w:jc w:val="center"/>
    </w:pPr>
    <w:rPr>
      <w:sz w:val="34"/>
      <w:lang w:val="en-US" w:eastAsia="en-US"/>
    </w:rPr>
  </w:style>
  <w:style w:type="character" w:styleId="EndnoteReference">
    <w:name w:val="endnote reference"/>
    <w:semiHidden/>
    <w:rPr>
      <w:vertAlign w:val="superscript"/>
    </w:rPr>
  </w:style>
  <w:style w:type="paragraph" w:styleId="Header">
    <w:name w:val="header"/>
    <w:rsid w:val="009E1829"/>
    <w:pPr>
      <w:tabs>
        <w:tab w:val="center" w:pos="4706"/>
        <w:tab w:val="right" w:pos="9356"/>
      </w:tabs>
      <w:spacing w:after="240" w:line="200" w:lineRule="atLeast"/>
    </w:pPr>
    <w:rPr>
      <w:i/>
      <w:noProof/>
      <w:sz w:val="16"/>
      <w:lang w:val="en-US" w:eastAsia="en-US"/>
    </w:rPr>
  </w:style>
  <w:style w:type="paragraph" w:styleId="Footer">
    <w:name w:val="footer"/>
    <w:basedOn w:val="Header"/>
    <w:link w:val="FooterChar"/>
    <w:uiPriority w:val="99"/>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rsid w:val="00C6090C"/>
    <w:rPr>
      <w:color w:val="auto"/>
      <w:sz w:val="16"/>
      <w:u w:val="none"/>
    </w:rPr>
  </w:style>
  <w:style w:type="character" w:customStyle="1" w:styleId="MTEquationSection">
    <w:name w:val="MTEquationSection"/>
    <w:rPr>
      <w:vanish/>
      <w:color w:val="FF0000"/>
    </w:rPr>
  </w:style>
  <w:style w:type="character" w:styleId="PageNumber">
    <w:name w:val="page number"/>
    <w:rPr>
      <w:sz w:val="16"/>
    </w:rPr>
  </w:style>
  <w:style w:type="paragraph" w:styleId="PlainText">
    <w:name w:val="Plain Text"/>
    <w:basedOn w:val="Normal"/>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rsid w:val="00A93C27"/>
    <w:pPr>
      <w:spacing w:after="240"/>
      <w:jc w:val="center"/>
    </w:pPr>
    <w:rPr>
      <w:sz w:val="24"/>
      <w:lang w:val="en-US" w:eastAsia="en-US"/>
    </w:rPr>
  </w:style>
  <w:style w:type="character" w:styleId="FollowedHyperlink">
    <w:name w:val="FollowedHyperlink"/>
    <w:rsid w:val="009C2BBA"/>
    <w:rPr>
      <w:color w:val="800080"/>
      <w:u w:val="single"/>
    </w:rPr>
  </w:style>
  <w:style w:type="character" w:customStyle="1" w:styleId="Els-1storder-headChar">
    <w:name w:val="Els-1storder-head Char"/>
    <w:link w:val="Els-1storder-head"/>
    <w:rsid w:val="004E13F0"/>
    <w:rPr>
      <w:b/>
      <w:lang w:val="en-US" w:eastAsia="en-US" w:bidi="ar-SA"/>
    </w:rPr>
  </w:style>
  <w:style w:type="table" w:styleId="TableGrid">
    <w:name w:val="Table Grid"/>
    <w:basedOn w:val="TableNormal"/>
    <w:uiPriority w:val="59"/>
    <w:rsid w:val="00AF1D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8705D"/>
    <w:rPr>
      <w:rFonts w:ascii="Tahoma" w:hAnsi="Tahoma"/>
      <w:sz w:val="16"/>
      <w:szCs w:val="16"/>
      <w:lang w:val="x-none"/>
    </w:rPr>
  </w:style>
  <w:style w:type="character" w:customStyle="1" w:styleId="BalloonTextChar">
    <w:name w:val="Balloon Text Char"/>
    <w:link w:val="BalloonText"/>
    <w:rsid w:val="0068705D"/>
    <w:rPr>
      <w:rFonts w:ascii="Tahoma" w:hAnsi="Tahoma" w:cs="Tahoma"/>
      <w:sz w:val="16"/>
      <w:szCs w:val="16"/>
      <w:lang w:eastAsia="en-US"/>
    </w:rPr>
  </w:style>
  <w:style w:type="paragraph" w:styleId="DocumentMap">
    <w:name w:val="Document Map"/>
    <w:basedOn w:val="Normal"/>
    <w:link w:val="DocumentMapChar"/>
    <w:rsid w:val="00334601"/>
    <w:rPr>
      <w:rFonts w:ascii="Tahoma" w:hAnsi="Tahoma"/>
      <w:sz w:val="16"/>
      <w:szCs w:val="16"/>
      <w:lang w:eastAsia="x-none"/>
    </w:rPr>
  </w:style>
  <w:style w:type="character" w:customStyle="1" w:styleId="DocumentMapChar">
    <w:name w:val="Document Map Char"/>
    <w:link w:val="DocumentMap"/>
    <w:rsid w:val="00334601"/>
    <w:rPr>
      <w:rFonts w:ascii="Tahoma" w:hAnsi="Tahoma" w:cs="Tahoma"/>
      <w:sz w:val="16"/>
      <w:szCs w:val="16"/>
      <w:lang w:val="en-GB"/>
    </w:rPr>
  </w:style>
  <w:style w:type="paragraph" w:customStyle="1" w:styleId="MediumGrid1-Accent21">
    <w:name w:val="Medium Grid 1 - Accent 21"/>
    <w:basedOn w:val="Normal"/>
    <w:uiPriority w:val="99"/>
    <w:qFormat/>
    <w:rsid w:val="00A926E6"/>
    <w:pPr>
      <w:spacing w:before="100" w:beforeAutospacing="1" w:after="100" w:afterAutospacing="1"/>
    </w:pPr>
    <w:rPr>
      <w:sz w:val="24"/>
      <w:szCs w:val="24"/>
      <w:lang w:val="it-IT" w:eastAsia="it-IT"/>
    </w:rPr>
  </w:style>
  <w:style w:type="character" w:customStyle="1" w:styleId="FooterChar">
    <w:name w:val="Footer Char"/>
    <w:link w:val="Footer"/>
    <w:uiPriority w:val="99"/>
    <w:rsid w:val="00726B12"/>
    <w:rPr>
      <w:noProof/>
      <w:sz w:val="16"/>
      <w:lang w:val="en-US" w:eastAsia="en-US"/>
    </w:rPr>
  </w:style>
  <w:style w:type="character" w:styleId="CommentReference">
    <w:name w:val="annotation reference"/>
    <w:rsid w:val="00251FD7"/>
    <w:rPr>
      <w:sz w:val="16"/>
      <w:szCs w:val="16"/>
    </w:rPr>
  </w:style>
  <w:style w:type="paragraph" w:styleId="CommentText">
    <w:name w:val="annotation text"/>
    <w:basedOn w:val="Normal"/>
    <w:link w:val="CommentTextChar"/>
    <w:rsid w:val="00251FD7"/>
  </w:style>
  <w:style w:type="character" w:customStyle="1" w:styleId="CommentTextChar">
    <w:name w:val="Comment Text Char"/>
    <w:link w:val="CommentText"/>
    <w:rsid w:val="00251FD7"/>
    <w:rPr>
      <w:lang w:val="en-GB" w:eastAsia="en-US"/>
    </w:rPr>
  </w:style>
  <w:style w:type="paragraph" w:styleId="CommentSubject">
    <w:name w:val="annotation subject"/>
    <w:basedOn w:val="CommentText"/>
    <w:next w:val="CommentText"/>
    <w:link w:val="CommentSubjectChar"/>
    <w:rsid w:val="00251FD7"/>
    <w:rPr>
      <w:b/>
      <w:bCs/>
    </w:rPr>
  </w:style>
  <w:style w:type="character" w:customStyle="1" w:styleId="CommentSubjectChar">
    <w:name w:val="Comment Subject Char"/>
    <w:link w:val="CommentSubject"/>
    <w:rsid w:val="00251FD7"/>
    <w:rPr>
      <w:b/>
      <w:bCs/>
      <w:lang w:val="en-GB" w:eastAsia="en-US"/>
    </w:rPr>
  </w:style>
  <w:style w:type="character" w:styleId="Strong">
    <w:name w:val="Strong"/>
    <w:uiPriority w:val="22"/>
    <w:qFormat/>
    <w:rsid w:val="0058267E"/>
    <w:rPr>
      <w:b/>
      <w:bCs/>
    </w:rPr>
  </w:style>
  <w:style w:type="character" w:customStyle="1" w:styleId="Heading1Char">
    <w:name w:val="Heading 1 Char"/>
    <w:link w:val="Heading1"/>
    <w:rsid w:val="00E7553D"/>
    <w:rPr>
      <w:rFonts w:ascii="Cambria" w:eastAsia="SimSun" w:hAnsi="Cambria" w:cs="Times New Roman"/>
      <w:b/>
      <w:bCs/>
      <w:kern w:val="32"/>
      <w:sz w:val="32"/>
      <w:szCs w:val="32"/>
      <w:lang w:val="en-GB" w:eastAsia="en-US"/>
    </w:rPr>
  </w:style>
  <w:style w:type="character" w:customStyle="1" w:styleId="Heading2Char">
    <w:name w:val="Heading 2 Char"/>
    <w:link w:val="Heading2"/>
    <w:rsid w:val="00E7553D"/>
    <w:rPr>
      <w:rFonts w:ascii="Cambria" w:eastAsia="SimSun" w:hAnsi="Cambria" w:cs="Times New Roman"/>
      <w:b/>
      <w:bCs/>
      <w:i/>
      <w:iCs/>
      <w:sz w:val="28"/>
      <w:szCs w:val="28"/>
      <w:lang w:val="en-GB" w:eastAsia="en-US"/>
    </w:rPr>
  </w:style>
  <w:style w:type="paragraph" w:styleId="ListParagraph">
    <w:name w:val="List Paragraph"/>
    <w:basedOn w:val="Normal"/>
    <w:uiPriority w:val="34"/>
    <w:qFormat/>
    <w:rsid w:val="00E7553D"/>
    <w:pPr>
      <w:ind w:left="720"/>
      <w:contextualSpacing/>
    </w:pPr>
    <w:rPr>
      <w:rFonts w:ascii="Cambria" w:eastAsia="MS Mincho" w:hAnsi="Cambria"/>
      <w:szCs w:val="24"/>
    </w:rPr>
  </w:style>
  <w:style w:type="character" w:styleId="Emphasis">
    <w:name w:val="Emphasis"/>
    <w:qFormat/>
    <w:rsid w:val="007921EB"/>
    <w:rPr>
      <w:i/>
      <w:iCs/>
    </w:rPr>
  </w:style>
  <w:style w:type="paragraph" w:styleId="Subtitle">
    <w:name w:val="Subtitle"/>
    <w:basedOn w:val="Normal"/>
    <w:next w:val="Normal"/>
    <w:link w:val="SubtitleChar"/>
    <w:qFormat/>
    <w:rsid w:val="00E01A0F"/>
    <w:pPr>
      <w:spacing w:after="60"/>
      <w:jc w:val="center"/>
      <w:outlineLvl w:val="1"/>
    </w:pPr>
    <w:rPr>
      <w:rFonts w:ascii="Cambria" w:eastAsia="SimSun" w:hAnsi="Cambria"/>
      <w:sz w:val="24"/>
      <w:szCs w:val="24"/>
    </w:rPr>
  </w:style>
  <w:style w:type="character" w:customStyle="1" w:styleId="SubtitleChar">
    <w:name w:val="Subtitle Char"/>
    <w:link w:val="Subtitle"/>
    <w:rsid w:val="00E01A0F"/>
    <w:rPr>
      <w:rFonts w:ascii="Cambria" w:eastAsia="SimSun" w:hAnsi="Cambria" w:cs="Times New Roman"/>
      <w:sz w:val="24"/>
      <w:szCs w:val="24"/>
      <w:lang w:val="en-GB" w:eastAsia="en-US"/>
    </w:rPr>
  </w:style>
  <w:style w:type="paragraph" w:styleId="NoSpacing">
    <w:name w:val="No Spacing"/>
    <w:uiPriority w:val="1"/>
    <w:qFormat/>
    <w:rsid w:val="003662C6"/>
    <w:rPr>
      <w:lang w:eastAsia="en-US"/>
    </w:rPr>
  </w:style>
  <w:style w:type="paragraph" w:styleId="Title">
    <w:name w:val="Title"/>
    <w:basedOn w:val="Normal"/>
    <w:next w:val="Normal"/>
    <w:link w:val="TitleChar"/>
    <w:qFormat/>
    <w:rsid w:val="003662C6"/>
    <w:pPr>
      <w:spacing w:before="240" w:after="60"/>
      <w:jc w:val="center"/>
      <w:outlineLvl w:val="0"/>
    </w:pPr>
    <w:rPr>
      <w:rFonts w:ascii="Cambria" w:eastAsia="SimSun" w:hAnsi="Cambria"/>
      <w:b/>
      <w:bCs/>
      <w:kern w:val="28"/>
      <w:sz w:val="32"/>
      <w:szCs w:val="32"/>
    </w:rPr>
  </w:style>
  <w:style w:type="character" w:customStyle="1" w:styleId="TitleChar">
    <w:name w:val="Title Char"/>
    <w:link w:val="Title"/>
    <w:rsid w:val="003662C6"/>
    <w:rPr>
      <w:rFonts w:ascii="Cambria" w:eastAsia="SimSun" w:hAnsi="Cambria" w:cs="Times New Roman"/>
      <w:b/>
      <w:bCs/>
      <w:kern w:val="28"/>
      <w:sz w:val="32"/>
      <w:szCs w:val="3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01803">
      <w:bodyDiv w:val="1"/>
      <w:marLeft w:val="0"/>
      <w:marRight w:val="0"/>
      <w:marTop w:val="0"/>
      <w:marBottom w:val="0"/>
      <w:divBdr>
        <w:top w:val="none" w:sz="0" w:space="0" w:color="auto"/>
        <w:left w:val="none" w:sz="0" w:space="0" w:color="auto"/>
        <w:bottom w:val="none" w:sz="0" w:space="0" w:color="auto"/>
        <w:right w:val="none" w:sz="0" w:space="0" w:color="auto"/>
      </w:divBdr>
    </w:div>
    <w:div w:id="101000047">
      <w:bodyDiv w:val="1"/>
      <w:marLeft w:val="0"/>
      <w:marRight w:val="0"/>
      <w:marTop w:val="0"/>
      <w:marBottom w:val="0"/>
      <w:divBdr>
        <w:top w:val="none" w:sz="0" w:space="0" w:color="auto"/>
        <w:left w:val="none" w:sz="0" w:space="0" w:color="auto"/>
        <w:bottom w:val="none" w:sz="0" w:space="0" w:color="auto"/>
        <w:right w:val="none" w:sz="0" w:space="0" w:color="auto"/>
      </w:divBdr>
    </w:div>
    <w:div w:id="113838461">
      <w:bodyDiv w:val="1"/>
      <w:marLeft w:val="0"/>
      <w:marRight w:val="0"/>
      <w:marTop w:val="0"/>
      <w:marBottom w:val="0"/>
      <w:divBdr>
        <w:top w:val="none" w:sz="0" w:space="0" w:color="auto"/>
        <w:left w:val="none" w:sz="0" w:space="0" w:color="auto"/>
        <w:bottom w:val="none" w:sz="0" w:space="0" w:color="auto"/>
        <w:right w:val="none" w:sz="0" w:space="0" w:color="auto"/>
      </w:divBdr>
    </w:div>
    <w:div w:id="258953152">
      <w:bodyDiv w:val="1"/>
      <w:marLeft w:val="0"/>
      <w:marRight w:val="0"/>
      <w:marTop w:val="0"/>
      <w:marBottom w:val="0"/>
      <w:divBdr>
        <w:top w:val="none" w:sz="0" w:space="0" w:color="auto"/>
        <w:left w:val="none" w:sz="0" w:space="0" w:color="auto"/>
        <w:bottom w:val="none" w:sz="0" w:space="0" w:color="auto"/>
        <w:right w:val="none" w:sz="0" w:space="0" w:color="auto"/>
      </w:divBdr>
    </w:div>
    <w:div w:id="412318491">
      <w:bodyDiv w:val="1"/>
      <w:marLeft w:val="0"/>
      <w:marRight w:val="0"/>
      <w:marTop w:val="0"/>
      <w:marBottom w:val="0"/>
      <w:divBdr>
        <w:top w:val="none" w:sz="0" w:space="0" w:color="auto"/>
        <w:left w:val="none" w:sz="0" w:space="0" w:color="auto"/>
        <w:bottom w:val="none" w:sz="0" w:space="0" w:color="auto"/>
        <w:right w:val="none" w:sz="0" w:space="0" w:color="auto"/>
      </w:divBdr>
    </w:div>
    <w:div w:id="820653536">
      <w:bodyDiv w:val="1"/>
      <w:marLeft w:val="0"/>
      <w:marRight w:val="0"/>
      <w:marTop w:val="0"/>
      <w:marBottom w:val="0"/>
      <w:divBdr>
        <w:top w:val="none" w:sz="0" w:space="0" w:color="auto"/>
        <w:left w:val="none" w:sz="0" w:space="0" w:color="auto"/>
        <w:bottom w:val="none" w:sz="0" w:space="0" w:color="auto"/>
        <w:right w:val="none" w:sz="0" w:space="0" w:color="auto"/>
      </w:divBdr>
    </w:div>
    <w:div w:id="1012951100">
      <w:bodyDiv w:val="1"/>
      <w:marLeft w:val="0"/>
      <w:marRight w:val="0"/>
      <w:marTop w:val="0"/>
      <w:marBottom w:val="0"/>
      <w:divBdr>
        <w:top w:val="none" w:sz="0" w:space="0" w:color="auto"/>
        <w:left w:val="none" w:sz="0" w:space="0" w:color="auto"/>
        <w:bottom w:val="none" w:sz="0" w:space="0" w:color="auto"/>
        <w:right w:val="none" w:sz="0" w:space="0" w:color="auto"/>
      </w:divBdr>
    </w:div>
    <w:div w:id="1063603492">
      <w:bodyDiv w:val="1"/>
      <w:marLeft w:val="0"/>
      <w:marRight w:val="0"/>
      <w:marTop w:val="0"/>
      <w:marBottom w:val="0"/>
      <w:divBdr>
        <w:top w:val="none" w:sz="0" w:space="0" w:color="auto"/>
        <w:left w:val="none" w:sz="0" w:space="0" w:color="auto"/>
        <w:bottom w:val="none" w:sz="0" w:space="0" w:color="auto"/>
        <w:right w:val="none" w:sz="0" w:space="0" w:color="auto"/>
      </w:divBdr>
    </w:div>
    <w:div w:id="1196503146">
      <w:bodyDiv w:val="1"/>
      <w:marLeft w:val="0"/>
      <w:marRight w:val="0"/>
      <w:marTop w:val="0"/>
      <w:marBottom w:val="0"/>
      <w:divBdr>
        <w:top w:val="none" w:sz="0" w:space="0" w:color="auto"/>
        <w:left w:val="none" w:sz="0" w:space="0" w:color="auto"/>
        <w:bottom w:val="none" w:sz="0" w:space="0" w:color="auto"/>
        <w:right w:val="none" w:sz="0" w:space="0" w:color="auto"/>
      </w:divBdr>
    </w:div>
    <w:div w:id="1469742140">
      <w:bodyDiv w:val="1"/>
      <w:marLeft w:val="0"/>
      <w:marRight w:val="0"/>
      <w:marTop w:val="0"/>
      <w:marBottom w:val="0"/>
      <w:divBdr>
        <w:top w:val="none" w:sz="0" w:space="0" w:color="auto"/>
        <w:left w:val="none" w:sz="0" w:space="0" w:color="auto"/>
        <w:bottom w:val="none" w:sz="0" w:space="0" w:color="auto"/>
        <w:right w:val="none" w:sz="0" w:space="0" w:color="auto"/>
      </w:divBdr>
    </w:div>
    <w:div w:id="1557008177">
      <w:bodyDiv w:val="1"/>
      <w:marLeft w:val="0"/>
      <w:marRight w:val="0"/>
      <w:marTop w:val="0"/>
      <w:marBottom w:val="0"/>
      <w:divBdr>
        <w:top w:val="none" w:sz="0" w:space="0" w:color="auto"/>
        <w:left w:val="none" w:sz="0" w:space="0" w:color="auto"/>
        <w:bottom w:val="none" w:sz="0" w:space="0" w:color="auto"/>
        <w:right w:val="none" w:sz="0" w:space="0" w:color="auto"/>
      </w:divBdr>
    </w:div>
    <w:div w:id="1910534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chart" Target="charts/chart4.xml"/><Relationship Id="rId26" Type="http://schemas.openxmlformats.org/officeDocument/2006/relationships/chart" Target="charts/chart12.xml"/><Relationship Id="rId39" Type="http://schemas.openxmlformats.org/officeDocument/2006/relationships/hyperlink" Target="http://www.archer.ac.uk/documentation/white-papers/parallelIO/ARCHER_wp_parallelIO.pdf" TargetMode="External"/><Relationship Id="rId3" Type="http://schemas.openxmlformats.org/officeDocument/2006/relationships/styles" Target="styles.xml"/><Relationship Id="rId21" Type="http://schemas.openxmlformats.org/officeDocument/2006/relationships/chart" Target="charts/chart7.xml"/><Relationship Id="rId34" Type="http://schemas.openxmlformats.org/officeDocument/2006/relationships/hyperlink" Target="http://icc.dur.ac.uk/index.php?content=Computing/Cosma" TargetMode="External"/><Relationship Id="rId42" Type="http://schemas.openxmlformats.org/officeDocument/2006/relationships/footer" Target="footer1.xml"/><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3.xml"/><Relationship Id="rId25" Type="http://schemas.openxmlformats.org/officeDocument/2006/relationships/chart" Target="charts/chart11.xml"/><Relationship Id="rId33" Type="http://schemas.openxmlformats.org/officeDocument/2006/relationships/hyperlink" Target="http://www.cray.com/products/computing/xc-series?tab=technology" TargetMode="External"/><Relationship Id="rId38" Type="http://schemas.openxmlformats.org/officeDocument/2006/relationships/hyperlink" Target="http://www.jasmin.ac.uk/"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6.xml"/><Relationship Id="rId29" Type="http://schemas.openxmlformats.org/officeDocument/2006/relationships/hyperlink" Target="http://www.nextgenio.eu/"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10.xml"/><Relationship Id="rId32" Type="http://schemas.openxmlformats.org/officeDocument/2006/relationships/hyperlink" Target="http://www.ed.ac.uk/" TargetMode="External"/><Relationship Id="rId37" Type="http://schemas.openxmlformats.org/officeDocument/2006/relationships/hyperlink" Target="http://www.archer.ac.uk/documentation/rdf-guide/cluster.php" TargetMode="Externa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9.xml"/><Relationship Id="rId28" Type="http://schemas.openxmlformats.org/officeDocument/2006/relationships/chart" Target="charts/chart14.xml"/><Relationship Id="rId36" Type="http://schemas.openxmlformats.org/officeDocument/2006/relationships/hyperlink" Target="http://www.rdf.ac.uk/" TargetMode="External"/><Relationship Id="rId10" Type="http://schemas.openxmlformats.org/officeDocument/2006/relationships/image" Target="media/image2.png"/><Relationship Id="rId19" Type="http://schemas.openxmlformats.org/officeDocument/2006/relationships/chart" Target="charts/chart5.xml"/><Relationship Id="rId31" Type="http://schemas.openxmlformats.org/officeDocument/2006/relationships/hyperlink" Target="https://www.epcc.ed.ac.uk/" TargetMode="External"/><Relationship Id="rId44"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chart" Target="charts/chart8.xml"/><Relationship Id="rId27" Type="http://schemas.openxmlformats.org/officeDocument/2006/relationships/chart" Target="charts/chart13.xml"/><Relationship Id="rId30" Type="http://schemas.openxmlformats.org/officeDocument/2006/relationships/hyperlink" Target="http://www.archer.ac.uk/" TargetMode="External"/><Relationship Id="rId35" Type="http://schemas.openxmlformats.org/officeDocument/2006/relationships/hyperlink" Target="https://www.dirac.ac.uk/" TargetMode="External"/><Relationship Id="rId43" Type="http://schemas.openxmlformats.org/officeDocument/2006/relationships/footer" Target="footer2.xml"/><Relationship Id="rId48"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LSBEEKA\Local%20Settings\Temporary%20Internet%20Files\Content.Outlook\TMYTTVS7\Procedia_ComputerScience_template.dot"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dsloanm\Documents\Personal%20SVN\PRACE\IO%20Benchmarking\MPIIO_comparisons.xlsx"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oleObject" Target="file:///C:\Users\dsloanm\Documents\Personal%20SVN\PRACE\IO%20Benchmarking\MPIIO_comparisons_newer.xlsx" TargetMode="External"/><Relationship Id="rId1" Type="http://schemas.openxmlformats.org/officeDocument/2006/relationships/themeOverride" Target="../theme/themeOverride10.xml"/></Relationships>
</file>

<file path=word/charts/_rels/chart11.xml.rels><?xml version="1.0" encoding="UTF-8" standalone="yes"?>
<Relationships xmlns="http://schemas.openxmlformats.org/package/2006/relationships"><Relationship Id="rId2" Type="http://schemas.openxmlformats.org/officeDocument/2006/relationships/oleObject" Target="file:///C:\Users\dsloanm\Documents\Personal%20SVN\PRACE\IO%20Benchmarking\DAC-results.xlsx" TargetMode="External"/><Relationship Id="rId1" Type="http://schemas.openxmlformats.org/officeDocument/2006/relationships/themeOverride" Target="../theme/themeOverride11.xml"/></Relationships>
</file>

<file path=word/charts/_rels/chart12.xml.rels><?xml version="1.0" encoding="UTF-8" standalone="yes"?>
<Relationships xmlns="http://schemas.openxmlformats.org/package/2006/relationships"><Relationship Id="rId2" Type="http://schemas.openxmlformats.org/officeDocument/2006/relationships/oleObject" Target="file:///C:\Users\dsloanm\Documents\Personal%20SVN\PRACE\IO%20Benchmarking\DAC-results.xlsx" TargetMode="External"/><Relationship Id="rId1" Type="http://schemas.openxmlformats.org/officeDocument/2006/relationships/themeOverride" Target="../theme/themeOverride12.xml"/></Relationships>
</file>

<file path=word/charts/_rels/chart13.xml.rels><?xml version="1.0" encoding="UTF-8" standalone="yes"?>
<Relationships xmlns="http://schemas.openxmlformats.org/package/2006/relationships"><Relationship Id="rId2" Type="http://schemas.openxmlformats.org/officeDocument/2006/relationships/oleObject" Target="file:///C:\Users\dsloanm\Documents\Personal%20SVN\PRACE\IO%20Benchmarking\MPIIO_comparisons_newer.xlsx" TargetMode="External"/><Relationship Id="rId1" Type="http://schemas.openxmlformats.org/officeDocument/2006/relationships/themeOverride" Target="../theme/themeOverride13.xml"/></Relationships>
</file>

<file path=word/charts/_rels/chart14.xml.rels><?xml version="1.0" encoding="UTF-8" standalone="yes"?>
<Relationships xmlns="http://schemas.openxmlformats.org/package/2006/relationships"><Relationship Id="rId2" Type="http://schemas.openxmlformats.org/officeDocument/2006/relationships/oleObject" Target="file:///C:\Users\dsloanm\Documents\Personal%20SVN\PRACE\IO%20Benchmarking\MPIIO_comparisons_newer.xlsx" TargetMode="External"/><Relationship Id="rId1" Type="http://schemas.openxmlformats.org/officeDocument/2006/relationships/themeOverride" Target="../theme/themeOverride14.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dsloanm\Documents\Personal%20SVN\PRACE\IO%20Benchmarking\MPIIO_comparisons_newer.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dsloanm\Documents\Personal%20SVN\PRACE\IO%20Benchmarking\MPIIO_comparisons.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C:\Users\dsloanm\Documents\Personal%20SVN\PRACE\IO%20Benchmarking\MPIIO_comparisons.xlsx"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file:///C:\Users\dsloanm\Documents\Personal%20SVN\PRACE\IO%20Benchmarking\NetCDF_comparisons.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oleObject" Target="file:///C:\Users\dsloanm\Documents\Personal%20SVN\PRACE\IO%20Benchmarking\NetCDF_comparisons.xlsx" TargetMode="External"/><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oleObject" Target="file:///C:\Users\dsloanm\Documents\Personal%20SVN\PRACE\IO%20Benchmarking\NetCDF_comparisons.xlsx" TargetMode="External"/><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oleObject" Target="file:///C:\Users\dsloanm\Documents\Personal%20SVN\PRACE\IO%20Benchmarking\NetCDF_comparisons.xlsx" TargetMode="External"/><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oleObject" Target="file:///C:\Users\dsloanm\Documents\Personal%20SVN\PRACE\IO%20Benchmarking\MPIIO_comparisons.xlsx" TargetMode="External"/><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ARCHER MPI-IO: </a:t>
            </a:r>
            <a:r>
              <a:rPr lang="en-US"/>
              <a:t>Striping</a:t>
            </a:r>
            <a:r>
              <a:rPr lang="en-US" baseline="0"/>
              <a:t> = 4, Local Size = 128^3</a:t>
            </a:r>
            <a:endParaRPr lang="en-US"/>
          </a:p>
        </c:rich>
      </c:tx>
      <c:overlay val="0"/>
      <c:spPr>
        <a:noFill/>
        <a:ln>
          <a:noFill/>
        </a:ln>
        <a:effectLst/>
      </c:spPr>
    </c:title>
    <c:autoTitleDeleted val="0"/>
    <c:plotArea>
      <c:layout/>
      <c:scatterChart>
        <c:scatterStyle val="lineMarker"/>
        <c:varyColors val="0"/>
        <c:ser>
          <c:idx val="0"/>
          <c:order val="0"/>
          <c:tx>
            <c:v>1 MiB</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'128cu'!$A$8:$A$16</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'128cu'!$D$26:$D$34</c:f>
              <c:numCache>
                <c:formatCode>General</c:formatCode>
                <c:ptCount val="9"/>
                <c:pt idx="0">
                  <c:v>896.01499999999999</c:v>
                </c:pt>
                <c:pt idx="1">
                  <c:v>1484.6110000000001</c:v>
                </c:pt>
                <c:pt idx="2">
                  <c:v>2567.143</c:v>
                </c:pt>
                <c:pt idx="3">
                  <c:v>1982.9880000000001</c:v>
                </c:pt>
                <c:pt idx="4">
                  <c:v>1881.732</c:v>
                </c:pt>
                <c:pt idx="5">
                  <c:v>1663.9670000000001</c:v>
                </c:pt>
                <c:pt idx="6">
                  <c:v>1620.3910000000001</c:v>
                </c:pt>
                <c:pt idx="7">
                  <c:v>1786.6120000000001</c:v>
                </c:pt>
                <c:pt idx="8">
                  <c:v>1763.8879999999999</c:v>
                </c:pt>
              </c:numCache>
            </c:numRef>
          </c:yVal>
          <c:smooth val="0"/>
          <c:extLst>
            <c:ext xmlns:c16="http://schemas.microsoft.com/office/drawing/2014/chart" uri="{C3380CC4-5D6E-409C-BE32-E72D297353CC}">
              <c16:uniqueId val="{00000000-1C1A-4154-A3A6-E2371BB39388}"/>
            </c:ext>
          </c:extLst>
        </c:ser>
        <c:ser>
          <c:idx val="1"/>
          <c:order val="1"/>
          <c:tx>
            <c:v>4 MiB</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'128cu'!$A$8:$A$16</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'128cu'!$E$26:$E$34</c:f>
              <c:numCache>
                <c:formatCode>General</c:formatCode>
                <c:ptCount val="9"/>
                <c:pt idx="0">
                  <c:v>1013.819</c:v>
                </c:pt>
                <c:pt idx="1">
                  <c:v>1882.74</c:v>
                </c:pt>
                <c:pt idx="2">
                  <c:v>2287.0859999999998</c:v>
                </c:pt>
                <c:pt idx="3">
                  <c:v>1925.634</c:v>
                </c:pt>
                <c:pt idx="4">
                  <c:v>2101.8620000000001</c:v>
                </c:pt>
                <c:pt idx="5">
                  <c:v>1747.9870000000001</c:v>
                </c:pt>
                <c:pt idx="6">
                  <c:v>1971.91</c:v>
                </c:pt>
                <c:pt idx="7">
                  <c:v>1944.7280000000001</c:v>
                </c:pt>
                <c:pt idx="8">
                  <c:v>1947.6579999999999</c:v>
                </c:pt>
              </c:numCache>
            </c:numRef>
          </c:yVal>
          <c:smooth val="0"/>
          <c:extLst>
            <c:ext xmlns:c16="http://schemas.microsoft.com/office/drawing/2014/chart" uri="{C3380CC4-5D6E-409C-BE32-E72D297353CC}">
              <c16:uniqueId val="{00000001-1C1A-4154-A3A6-E2371BB39388}"/>
            </c:ext>
          </c:extLst>
        </c:ser>
        <c:ser>
          <c:idx val="2"/>
          <c:order val="2"/>
          <c:tx>
            <c:v>8 MiB</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'128cu'!$A$26:$A$34</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'128cu'!$F$26:$F$34</c:f>
              <c:numCache>
                <c:formatCode>General</c:formatCode>
                <c:ptCount val="9"/>
                <c:pt idx="0">
                  <c:v>825.56</c:v>
                </c:pt>
                <c:pt idx="1">
                  <c:v>1606.424</c:v>
                </c:pt>
                <c:pt idx="2">
                  <c:v>2792.52</c:v>
                </c:pt>
                <c:pt idx="3">
                  <c:v>2266.6979999999999</c:v>
                </c:pt>
                <c:pt idx="4">
                  <c:v>1520.441</c:v>
                </c:pt>
                <c:pt idx="5">
                  <c:v>1187.1579999999999</c:v>
                </c:pt>
                <c:pt idx="6">
                  <c:v>1146.857</c:v>
                </c:pt>
                <c:pt idx="7">
                  <c:v>1100.9380000000001</c:v>
                </c:pt>
                <c:pt idx="8">
                  <c:v>1181.027</c:v>
                </c:pt>
              </c:numCache>
            </c:numRef>
          </c:yVal>
          <c:smooth val="0"/>
          <c:extLst>
            <c:ext xmlns:c16="http://schemas.microsoft.com/office/drawing/2014/chart" uri="{C3380CC4-5D6E-409C-BE32-E72D297353CC}">
              <c16:uniqueId val="{00000002-1C1A-4154-A3A6-E2371BB39388}"/>
            </c:ext>
          </c:extLst>
        </c:ser>
        <c:dLbls>
          <c:showLegendKey val="0"/>
          <c:showVal val="0"/>
          <c:showCatName val="0"/>
          <c:showSerName val="0"/>
          <c:showPercent val="0"/>
          <c:showBubbleSize val="0"/>
        </c:dLbls>
        <c:axId val="209741312"/>
        <c:axId val="209752064"/>
      </c:scatterChart>
      <c:valAx>
        <c:axId val="209741312"/>
        <c:scaling>
          <c:logBase val="2"/>
          <c:orientation val="minMax"/>
          <c:min val="1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52064"/>
        <c:crosses val="autoZero"/>
        <c:crossBetween val="midCat"/>
      </c:valAx>
      <c:valAx>
        <c:axId val="209752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 (MiB/s)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4131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DiRAC COSMA MPI-IO: GPFS, Local Size = 128^3</a:t>
            </a:r>
            <a:endParaRPr lang="en-US"/>
          </a:p>
        </c:rich>
      </c:tx>
      <c:overlay val="0"/>
      <c:spPr>
        <a:noFill/>
        <a:ln>
          <a:noFill/>
        </a:ln>
        <a:effectLst/>
      </c:spPr>
    </c:title>
    <c:autoTitleDeleted val="0"/>
    <c:plotArea>
      <c:layout/>
      <c:scatterChart>
        <c:scatterStyle val="lineMarker"/>
        <c:varyColors val="0"/>
        <c:ser>
          <c:idx val="0"/>
          <c:order val="0"/>
          <c:tx>
            <c:strRef>
              <c:f>'COSMA 128cub'!$B$1</c:f>
              <c:strCache>
                <c:ptCount val="1"/>
                <c:pt idx="0">
                  <c:v>MPIIO</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'COSMA 128cub'!$A$8:$A$17</c:f>
              <c:numCache>
                <c:formatCode>General</c:formatCode>
                <c:ptCount val="10"/>
                <c:pt idx="0">
                  <c:v>16</c:v>
                </c:pt>
                <c:pt idx="1">
                  <c:v>32</c:v>
                </c:pt>
                <c:pt idx="2">
                  <c:v>64</c:v>
                </c:pt>
                <c:pt idx="3">
                  <c:v>128</c:v>
                </c:pt>
                <c:pt idx="4">
                  <c:v>256</c:v>
                </c:pt>
                <c:pt idx="5">
                  <c:v>512</c:v>
                </c:pt>
                <c:pt idx="6">
                  <c:v>1024</c:v>
                </c:pt>
                <c:pt idx="7">
                  <c:v>2048</c:v>
                </c:pt>
              </c:numCache>
            </c:numRef>
          </c:xVal>
          <c:yVal>
            <c:numRef>
              <c:f>'COSMA 128cub'!$D$8:$D$17</c:f>
              <c:numCache>
                <c:formatCode>General</c:formatCode>
                <c:ptCount val="10"/>
                <c:pt idx="0">
                  <c:v>1658.71633919482</c:v>
                </c:pt>
                <c:pt idx="1">
                  <c:v>2796.63964161067</c:v>
                </c:pt>
                <c:pt idx="2">
                  <c:v>3771.1242039530798</c:v>
                </c:pt>
                <c:pt idx="3">
                  <c:v>6771.9717009840297</c:v>
                </c:pt>
                <c:pt idx="4">
                  <c:v>10619.377225033</c:v>
                </c:pt>
                <c:pt idx="5">
                  <c:v>14308.967938256101</c:v>
                </c:pt>
                <c:pt idx="6">
                  <c:v>10214.082183856401</c:v>
                </c:pt>
                <c:pt idx="7">
                  <c:v>9039.3091579080192</c:v>
                </c:pt>
              </c:numCache>
            </c:numRef>
          </c:yVal>
          <c:smooth val="0"/>
          <c:extLst>
            <c:ext xmlns:c16="http://schemas.microsoft.com/office/drawing/2014/chart" uri="{C3380CC4-5D6E-409C-BE32-E72D297353CC}">
              <c16:uniqueId val="{00000000-C78D-4598-84C0-610504A927A0}"/>
            </c:ext>
          </c:extLst>
        </c:ser>
        <c:dLbls>
          <c:showLegendKey val="0"/>
          <c:showVal val="0"/>
          <c:showCatName val="0"/>
          <c:showSerName val="0"/>
          <c:showPercent val="0"/>
          <c:showBubbleSize val="0"/>
        </c:dLbls>
        <c:axId val="212592896"/>
        <c:axId val="212620032"/>
      </c:scatterChart>
      <c:valAx>
        <c:axId val="212592896"/>
        <c:scaling>
          <c:logBase val="2"/>
          <c:orientation val="minMax"/>
          <c:min val="1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620032"/>
        <c:crosses val="autoZero"/>
        <c:crossBetween val="midCat"/>
      </c:valAx>
      <c:valAx>
        <c:axId val="212620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 (MiB/s)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5928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UK-RDF DAC: /gpfs2, Local Size = 256^3</a:t>
            </a:r>
          </a:p>
        </c:rich>
      </c:tx>
      <c:overlay val="0"/>
      <c:spPr>
        <a:noFill/>
        <a:ln>
          <a:noFill/>
        </a:ln>
        <a:effectLst/>
      </c:spPr>
    </c:title>
    <c:autoTitleDeleted val="0"/>
    <c:plotArea>
      <c:layout/>
      <c:scatterChart>
        <c:scatterStyle val="lineMarker"/>
        <c:varyColors val="0"/>
        <c:ser>
          <c:idx val="0"/>
          <c:order val="0"/>
          <c:tx>
            <c:strRef>
              <c:f>gpfs2!$E$1</c:f>
              <c:strCache>
                <c:ptCount val="1"/>
                <c:pt idx="0">
                  <c:v>MPI-IO</c:v>
                </c:pt>
              </c:strCache>
            </c:strRef>
          </c:tx>
          <c:xVal>
            <c:numRef>
              <c:f>gpfs2!$B$2:$H$2</c:f>
              <c:numCache>
                <c:formatCode>General</c:formatCode>
                <c:ptCount val="7"/>
                <c:pt idx="0">
                  <c:v>1</c:v>
                </c:pt>
                <c:pt idx="1">
                  <c:v>2</c:v>
                </c:pt>
                <c:pt idx="2">
                  <c:v>4</c:v>
                </c:pt>
                <c:pt idx="3">
                  <c:v>8</c:v>
                </c:pt>
                <c:pt idx="4">
                  <c:v>16</c:v>
                </c:pt>
                <c:pt idx="5">
                  <c:v>32</c:v>
                </c:pt>
                <c:pt idx="6">
                  <c:v>40</c:v>
                </c:pt>
              </c:numCache>
            </c:numRef>
          </c:xVal>
          <c:yVal>
            <c:numRef>
              <c:f>gpfs2!$B$45:$H$45</c:f>
              <c:numCache>
                <c:formatCode>General</c:formatCode>
                <c:ptCount val="7"/>
                <c:pt idx="0">
                  <c:v>2098.3651173334501</c:v>
                </c:pt>
                <c:pt idx="1">
                  <c:v>2438.09479520983</c:v>
                </c:pt>
                <c:pt idx="2">
                  <c:v>1261.0833172821699</c:v>
                </c:pt>
                <c:pt idx="3">
                  <c:v>1055.6700719557</c:v>
                </c:pt>
                <c:pt idx="4">
                  <c:v>1070.5698593280399</c:v>
                </c:pt>
                <c:pt idx="5">
                  <c:v>1094.01710627852</c:v>
                </c:pt>
                <c:pt idx="6">
                  <c:v>905.55362153785904</c:v>
                </c:pt>
              </c:numCache>
            </c:numRef>
          </c:yVal>
          <c:smooth val="0"/>
          <c:extLst>
            <c:ext xmlns:c16="http://schemas.microsoft.com/office/drawing/2014/chart" uri="{C3380CC4-5D6E-409C-BE32-E72D297353CC}">
              <c16:uniqueId val="{00000000-D34D-4D80-AC50-C66C4740BFF4}"/>
            </c:ext>
          </c:extLst>
        </c:ser>
        <c:ser>
          <c:idx val="1"/>
          <c:order val="1"/>
          <c:tx>
            <c:strRef>
              <c:f>gpfs2!$M$1</c:f>
              <c:strCache>
                <c:ptCount val="1"/>
                <c:pt idx="0">
                  <c:v>HDF5</c:v>
                </c:pt>
              </c:strCache>
            </c:strRef>
          </c:tx>
          <c:xVal>
            <c:numRef>
              <c:f>gpfs2!$J$2:$P$2</c:f>
              <c:numCache>
                <c:formatCode>General</c:formatCode>
                <c:ptCount val="7"/>
                <c:pt idx="0">
                  <c:v>1</c:v>
                </c:pt>
                <c:pt idx="1">
                  <c:v>2</c:v>
                </c:pt>
                <c:pt idx="2">
                  <c:v>4</c:v>
                </c:pt>
                <c:pt idx="3">
                  <c:v>8</c:v>
                </c:pt>
                <c:pt idx="4">
                  <c:v>16</c:v>
                </c:pt>
                <c:pt idx="5">
                  <c:v>32</c:v>
                </c:pt>
                <c:pt idx="6">
                  <c:v>40</c:v>
                </c:pt>
              </c:numCache>
            </c:numRef>
          </c:xVal>
          <c:yVal>
            <c:numRef>
              <c:f>gpfs2!$J$45:$P$45</c:f>
              <c:numCache>
                <c:formatCode>General</c:formatCode>
                <c:ptCount val="7"/>
                <c:pt idx="0">
                  <c:v>1153.1549959511699</c:v>
                </c:pt>
                <c:pt idx="1">
                  <c:v>2226.0867719163598</c:v>
                </c:pt>
                <c:pt idx="2">
                  <c:v>1361.7015267025499</c:v>
                </c:pt>
                <c:pt idx="3">
                  <c:v>1245.74205198917</c:v>
                </c:pt>
                <c:pt idx="4">
                  <c:v>1307.7905619127</c:v>
                </c:pt>
                <c:pt idx="5">
                  <c:v>1321.71669256266</c:v>
                </c:pt>
                <c:pt idx="6">
                  <c:v>1142.09233866925</c:v>
                </c:pt>
              </c:numCache>
            </c:numRef>
          </c:yVal>
          <c:smooth val="0"/>
          <c:extLst>
            <c:ext xmlns:c16="http://schemas.microsoft.com/office/drawing/2014/chart" uri="{C3380CC4-5D6E-409C-BE32-E72D297353CC}">
              <c16:uniqueId val="{00000001-D34D-4D80-AC50-C66C4740BFF4}"/>
            </c:ext>
          </c:extLst>
        </c:ser>
        <c:ser>
          <c:idx val="2"/>
          <c:order val="2"/>
          <c:tx>
            <c:strRef>
              <c:f>gpfs2!$U$1</c:f>
              <c:strCache>
                <c:ptCount val="1"/>
                <c:pt idx="0">
                  <c:v>NetCDF</c:v>
                </c:pt>
              </c:strCache>
            </c:strRef>
          </c:tx>
          <c:xVal>
            <c:numRef>
              <c:f>gpfs2!$R$2:$X$2</c:f>
              <c:numCache>
                <c:formatCode>General</c:formatCode>
                <c:ptCount val="7"/>
                <c:pt idx="0">
                  <c:v>1</c:v>
                </c:pt>
                <c:pt idx="1">
                  <c:v>2</c:v>
                </c:pt>
                <c:pt idx="2">
                  <c:v>4</c:v>
                </c:pt>
                <c:pt idx="3">
                  <c:v>8</c:v>
                </c:pt>
                <c:pt idx="4">
                  <c:v>16</c:v>
                </c:pt>
                <c:pt idx="5">
                  <c:v>32</c:v>
                </c:pt>
                <c:pt idx="6">
                  <c:v>40</c:v>
                </c:pt>
              </c:numCache>
            </c:numRef>
          </c:xVal>
          <c:yVal>
            <c:numRef>
              <c:f>gpfs2!$R$45:$X$45</c:f>
              <c:numCache>
                <c:formatCode>General</c:formatCode>
                <c:ptCount val="7"/>
                <c:pt idx="0">
                  <c:v>831.16859439902203</c:v>
                </c:pt>
                <c:pt idx="1">
                  <c:v>1523.80967951146</c:v>
                </c:pt>
                <c:pt idx="2">
                  <c:v>1221.9573020115299</c:v>
                </c:pt>
                <c:pt idx="3">
                  <c:v>1181.0840580762199</c:v>
                </c:pt>
                <c:pt idx="4">
                  <c:v>1240.46030987772</c:v>
                </c:pt>
                <c:pt idx="5">
                  <c:v>1228.5542483772299</c:v>
                </c:pt>
                <c:pt idx="6">
                  <c:v>1106.3094159007501</c:v>
                </c:pt>
              </c:numCache>
            </c:numRef>
          </c:yVal>
          <c:smooth val="0"/>
          <c:extLst>
            <c:ext xmlns:c16="http://schemas.microsoft.com/office/drawing/2014/chart" uri="{C3380CC4-5D6E-409C-BE32-E72D297353CC}">
              <c16:uniqueId val="{00000002-D34D-4D80-AC50-C66C4740BFF4}"/>
            </c:ext>
          </c:extLst>
        </c:ser>
        <c:dLbls>
          <c:showLegendKey val="0"/>
          <c:showVal val="0"/>
          <c:showCatName val="0"/>
          <c:showSerName val="0"/>
          <c:showPercent val="0"/>
          <c:showBubbleSize val="0"/>
        </c:dLbls>
        <c:axId val="212647296"/>
        <c:axId val="212661760"/>
      </c:scatterChart>
      <c:valAx>
        <c:axId val="212647296"/>
        <c:scaling>
          <c:logBase val="2"/>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661760"/>
        <c:crosses val="autoZero"/>
        <c:crossBetween val="midCat"/>
      </c:valAx>
      <c:valAx>
        <c:axId val="212661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a:t>
                </a:r>
                <a:r>
                  <a:rPr lang="en-US" baseline="0"/>
                  <a:t> (MiB/s)</a:t>
                </a:r>
                <a:endParaRPr lang="en-US"/>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64729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UK-RDF DAC: /gpfs3, Local Size = 256^3</a:t>
            </a:r>
          </a:p>
        </c:rich>
      </c:tx>
      <c:overlay val="0"/>
      <c:spPr>
        <a:noFill/>
        <a:ln>
          <a:noFill/>
        </a:ln>
        <a:effectLst/>
      </c:spPr>
    </c:title>
    <c:autoTitleDeleted val="0"/>
    <c:plotArea>
      <c:layout/>
      <c:scatterChart>
        <c:scatterStyle val="lineMarker"/>
        <c:varyColors val="0"/>
        <c:ser>
          <c:idx val="0"/>
          <c:order val="0"/>
          <c:tx>
            <c:strRef>
              <c:f>gpfs3!$E$1</c:f>
              <c:strCache>
                <c:ptCount val="1"/>
                <c:pt idx="0">
                  <c:v>MPI-IO</c:v>
                </c:pt>
              </c:strCache>
            </c:strRef>
          </c:tx>
          <c:xVal>
            <c:numRef>
              <c:f>gpfs3!$B$2:$H$2</c:f>
              <c:numCache>
                <c:formatCode>General</c:formatCode>
                <c:ptCount val="7"/>
                <c:pt idx="0">
                  <c:v>1</c:v>
                </c:pt>
                <c:pt idx="1">
                  <c:v>2</c:v>
                </c:pt>
                <c:pt idx="2">
                  <c:v>4</c:v>
                </c:pt>
                <c:pt idx="3">
                  <c:v>8</c:v>
                </c:pt>
                <c:pt idx="4">
                  <c:v>16</c:v>
                </c:pt>
                <c:pt idx="5">
                  <c:v>32</c:v>
                </c:pt>
                <c:pt idx="6">
                  <c:v>40</c:v>
                </c:pt>
              </c:numCache>
            </c:numRef>
          </c:xVal>
          <c:yVal>
            <c:numRef>
              <c:f>gpfs3!$B$45:$H$45</c:f>
              <c:numCache>
                <c:formatCode>General</c:formatCode>
                <c:ptCount val="7"/>
                <c:pt idx="0">
                  <c:v>2098.3569158852902</c:v>
                </c:pt>
                <c:pt idx="1">
                  <c:v>2415.09555641526</c:v>
                </c:pt>
                <c:pt idx="2">
                  <c:v>1270.47109722801</c:v>
                </c:pt>
                <c:pt idx="3">
                  <c:v>1056.7594356787799</c:v>
                </c:pt>
                <c:pt idx="4">
                  <c:v>1057.3050912151</c:v>
                </c:pt>
                <c:pt idx="5">
                  <c:v>845.93147361252204</c:v>
                </c:pt>
                <c:pt idx="6">
                  <c:v>732.47496323527503</c:v>
                </c:pt>
              </c:numCache>
            </c:numRef>
          </c:yVal>
          <c:smooth val="0"/>
          <c:extLst>
            <c:ext xmlns:c16="http://schemas.microsoft.com/office/drawing/2014/chart" uri="{C3380CC4-5D6E-409C-BE32-E72D297353CC}">
              <c16:uniqueId val="{00000000-58B7-4FC7-AF27-0D1C06876AD1}"/>
            </c:ext>
          </c:extLst>
        </c:ser>
        <c:ser>
          <c:idx val="1"/>
          <c:order val="1"/>
          <c:tx>
            <c:strRef>
              <c:f>gpfs3!$M$1</c:f>
              <c:strCache>
                <c:ptCount val="1"/>
                <c:pt idx="0">
                  <c:v>HDF5</c:v>
                </c:pt>
              </c:strCache>
            </c:strRef>
          </c:tx>
          <c:xVal>
            <c:numRef>
              <c:f>gpfs3!$J$2:$P$2</c:f>
              <c:numCache>
                <c:formatCode>General</c:formatCode>
                <c:ptCount val="7"/>
                <c:pt idx="0">
                  <c:v>1</c:v>
                </c:pt>
                <c:pt idx="1">
                  <c:v>2</c:v>
                </c:pt>
                <c:pt idx="2">
                  <c:v>4</c:v>
                </c:pt>
                <c:pt idx="3">
                  <c:v>8</c:v>
                </c:pt>
                <c:pt idx="4">
                  <c:v>16</c:v>
                </c:pt>
                <c:pt idx="5">
                  <c:v>32</c:v>
                </c:pt>
                <c:pt idx="6">
                  <c:v>40</c:v>
                </c:pt>
              </c:numCache>
            </c:numRef>
          </c:xVal>
          <c:yVal>
            <c:numRef>
              <c:f>gpfs3!$J$45:$P$45</c:f>
              <c:numCache>
                <c:formatCode>General</c:formatCode>
                <c:ptCount val="7"/>
                <c:pt idx="0">
                  <c:v>1163.63747336753</c:v>
                </c:pt>
                <c:pt idx="1">
                  <c:v>2151.2612627774301</c:v>
                </c:pt>
                <c:pt idx="2">
                  <c:v>1358.08984899949</c:v>
                </c:pt>
                <c:pt idx="3">
                  <c:v>1233.73469877254</c:v>
                </c:pt>
                <c:pt idx="4">
                  <c:v>1282.40441042986</c:v>
                </c:pt>
                <c:pt idx="5">
                  <c:v>1051.3347269642099</c:v>
                </c:pt>
                <c:pt idx="6">
                  <c:v>889.35209781845901</c:v>
                </c:pt>
              </c:numCache>
            </c:numRef>
          </c:yVal>
          <c:smooth val="0"/>
          <c:extLst>
            <c:ext xmlns:c16="http://schemas.microsoft.com/office/drawing/2014/chart" uri="{C3380CC4-5D6E-409C-BE32-E72D297353CC}">
              <c16:uniqueId val="{00000001-58B7-4FC7-AF27-0D1C06876AD1}"/>
            </c:ext>
          </c:extLst>
        </c:ser>
        <c:ser>
          <c:idx val="2"/>
          <c:order val="2"/>
          <c:tx>
            <c:strRef>
              <c:f>gpfs3!$U$1</c:f>
              <c:strCache>
                <c:ptCount val="1"/>
                <c:pt idx="0">
                  <c:v>NetCDF</c:v>
                </c:pt>
              </c:strCache>
            </c:strRef>
          </c:tx>
          <c:xVal>
            <c:numRef>
              <c:f>gpfs3!$R$2:$X$2</c:f>
              <c:numCache>
                <c:formatCode>General</c:formatCode>
                <c:ptCount val="7"/>
                <c:pt idx="0">
                  <c:v>1</c:v>
                </c:pt>
                <c:pt idx="1">
                  <c:v>2</c:v>
                </c:pt>
                <c:pt idx="2">
                  <c:v>4</c:v>
                </c:pt>
                <c:pt idx="3">
                  <c:v>8</c:v>
                </c:pt>
                <c:pt idx="4">
                  <c:v>16</c:v>
                </c:pt>
                <c:pt idx="5">
                  <c:v>32</c:v>
                </c:pt>
                <c:pt idx="6">
                  <c:v>40</c:v>
                </c:pt>
              </c:numCache>
            </c:numRef>
          </c:xVal>
          <c:yVal>
            <c:numRef>
              <c:f>gpfs3!$R$45:$X$45</c:f>
              <c:numCache>
                <c:formatCode>General</c:formatCode>
                <c:ptCount val="7"/>
                <c:pt idx="0">
                  <c:v>831.16859439902203</c:v>
                </c:pt>
                <c:pt idx="1">
                  <c:v>1523.80967951146</c:v>
                </c:pt>
                <c:pt idx="2">
                  <c:v>1213.27033959398</c:v>
                </c:pt>
                <c:pt idx="3">
                  <c:v>1125.2746191394499</c:v>
                </c:pt>
                <c:pt idx="4">
                  <c:v>1210.4019540178999</c:v>
                </c:pt>
                <c:pt idx="5">
                  <c:v>808.52744025605</c:v>
                </c:pt>
                <c:pt idx="6">
                  <c:v>936.01462033279802</c:v>
                </c:pt>
              </c:numCache>
            </c:numRef>
          </c:yVal>
          <c:smooth val="0"/>
          <c:extLst>
            <c:ext xmlns:c16="http://schemas.microsoft.com/office/drawing/2014/chart" uri="{C3380CC4-5D6E-409C-BE32-E72D297353CC}">
              <c16:uniqueId val="{00000002-58B7-4FC7-AF27-0D1C06876AD1}"/>
            </c:ext>
          </c:extLst>
        </c:ser>
        <c:dLbls>
          <c:showLegendKey val="0"/>
          <c:showVal val="0"/>
          <c:showCatName val="0"/>
          <c:showSerName val="0"/>
          <c:showPercent val="0"/>
          <c:showBubbleSize val="0"/>
        </c:dLbls>
        <c:axId val="212726528"/>
        <c:axId val="212728448"/>
      </c:scatterChart>
      <c:valAx>
        <c:axId val="212726528"/>
        <c:scaling>
          <c:logBase val="2"/>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728448"/>
        <c:crosses val="autoZero"/>
        <c:crossBetween val="midCat"/>
      </c:valAx>
      <c:valAx>
        <c:axId val="212728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a:t>
                </a:r>
                <a:r>
                  <a:rPr lang="en-US" baseline="0"/>
                  <a:t> (MiB/s)</a:t>
                </a:r>
                <a:endParaRPr lang="en-US"/>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7265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JASMIN MPI-IO: GPFS, Local Size = 256^3</a:t>
            </a:r>
          </a:p>
        </c:rich>
      </c:tx>
      <c:overlay val="0"/>
      <c:spPr>
        <a:noFill/>
        <a:ln>
          <a:noFill/>
        </a:ln>
        <a:effectLst/>
      </c:sp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'JASMIN 256cub'!$A$8:$A$13</c:f>
              <c:numCache>
                <c:formatCode>General</c:formatCode>
                <c:ptCount val="6"/>
                <c:pt idx="0">
                  <c:v>1</c:v>
                </c:pt>
                <c:pt idx="1">
                  <c:v>2</c:v>
                </c:pt>
                <c:pt idx="2">
                  <c:v>4</c:v>
                </c:pt>
                <c:pt idx="3">
                  <c:v>8</c:v>
                </c:pt>
                <c:pt idx="4">
                  <c:v>16</c:v>
                </c:pt>
                <c:pt idx="5">
                  <c:v>32</c:v>
                </c:pt>
              </c:numCache>
            </c:numRef>
          </c:xVal>
          <c:yVal>
            <c:numRef>
              <c:f>'JASMIN 256cub'!$D$8:$D$13</c:f>
              <c:numCache>
                <c:formatCode>0.000</c:formatCode>
                <c:ptCount val="6"/>
                <c:pt idx="0">
                  <c:v>490.26352018965099</c:v>
                </c:pt>
                <c:pt idx="1">
                  <c:v>409.03780395216398</c:v>
                </c:pt>
                <c:pt idx="2">
                  <c:v>557.47910261665402</c:v>
                </c:pt>
                <c:pt idx="3">
                  <c:v>467.48899961163801</c:v>
                </c:pt>
                <c:pt idx="4">
                  <c:v>230.66252802846299</c:v>
                </c:pt>
                <c:pt idx="5">
                  <c:v>362.70239885339601</c:v>
                </c:pt>
              </c:numCache>
            </c:numRef>
          </c:yVal>
          <c:smooth val="0"/>
          <c:extLst>
            <c:ext xmlns:c16="http://schemas.microsoft.com/office/drawing/2014/chart" uri="{C3380CC4-5D6E-409C-BE32-E72D297353CC}">
              <c16:uniqueId val="{00000000-E6FC-40C2-889B-777446B9B77C}"/>
            </c:ext>
          </c:extLst>
        </c:ser>
        <c:dLbls>
          <c:showLegendKey val="0"/>
          <c:showVal val="0"/>
          <c:showCatName val="0"/>
          <c:showSerName val="0"/>
          <c:showPercent val="0"/>
          <c:showBubbleSize val="0"/>
        </c:dLbls>
        <c:axId val="212803968"/>
        <c:axId val="212837888"/>
      </c:scatterChart>
      <c:valAx>
        <c:axId val="212803968"/>
        <c:scaling>
          <c:logBase val="2"/>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837888"/>
        <c:crosses val="autoZero"/>
        <c:crossBetween val="midCat"/>
      </c:valAx>
      <c:valAx>
        <c:axId val="212837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 (MiB/s)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8039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All Systems MPI-IO:</a:t>
            </a:r>
            <a:r>
              <a:rPr lang="en-US" baseline="0"/>
              <a:t> </a:t>
            </a:r>
            <a:r>
              <a:rPr lang="en-US"/>
              <a:t>Maximum Write Performance</a:t>
            </a:r>
          </a:p>
        </c:rich>
      </c:tx>
      <c:overlay val="0"/>
      <c:spPr>
        <a:noFill/>
        <a:ln>
          <a:noFill/>
        </a:ln>
        <a:effectLst/>
      </c:spPr>
    </c:title>
    <c:autoTitleDeleted val="0"/>
    <c:plotArea>
      <c:layout/>
      <c:scatterChart>
        <c:scatterStyle val="lineMarker"/>
        <c:varyColors val="0"/>
        <c:ser>
          <c:idx val="0"/>
          <c:order val="0"/>
          <c:tx>
            <c:v>ARCHER (256^3)</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'ARCHER 256cub'!$A$8:$A$17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'ARCHER 256cub'!$G$8:$G$17</c:f>
              <c:numCache>
                <c:formatCode>General</c:formatCode>
                <c:ptCount val="10"/>
                <c:pt idx="0">
                  <c:v>698.19799999999998</c:v>
                </c:pt>
                <c:pt idx="1">
                  <c:v>1495.3130000000001</c:v>
                </c:pt>
                <c:pt idx="2">
                  <c:v>3084.9650000000001</c:v>
                </c:pt>
                <c:pt idx="3">
                  <c:v>5716.1890000000003</c:v>
                </c:pt>
                <c:pt idx="4">
                  <c:v>7662.8990000000003</c:v>
                </c:pt>
                <c:pt idx="5">
                  <c:v>10987.14</c:v>
                </c:pt>
                <c:pt idx="6">
                  <c:v>12219.962</c:v>
                </c:pt>
                <c:pt idx="7">
                  <c:v>13784.597</c:v>
                </c:pt>
                <c:pt idx="8">
                  <c:v>15946.277</c:v>
                </c:pt>
                <c:pt idx="9">
                  <c:v>8402.777</c:v>
                </c:pt>
              </c:numCache>
            </c:numRef>
          </c:yVal>
          <c:smooth val="0"/>
          <c:extLst>
            <c:ext xmlns:c16="http://schemas.microsoft.com/office/drawing/2014/chart" uri="{C3380CC4-5D6E-409C-BE32-E72D297353CC}">
              <c16:uniqueId val="{00000000-42AE-40B2-9DC2-B52F78415863}"/>
            </c:ext>
          </c:extLst>
        </c:ser>
        <c:ser>
          <c:idx val="1"/>
          <c:order val="1"/>
          <c:tx>
            <c:v>COSMA (128^3)</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'COSMA 128cub'!$A$8:$A$15</c:f>
              <c:numCache>
                <c:formatCode>General</c:formatCode>
                <c:ptCount val="8"/>
                <c:pt idx="0">
                  <c:v>16</c:v>
                </c:pt>
                <c:pt idx="1">
                  <c:v>32</c:v>
                </c:pt>
                <c:pt idx="2">
                  <c:v>64</c:v>
                </c:pt>
                <c:pt idx="3">
                  <c:v>128</c:v>
                </c:pt>
                <c:pt idx="4">
                  <c:v>256</c:v>
                </c:pt>
                <c:pt idx="5">
                  <c:v>512</c:v>
                </c:pt>
                <c:pt idx="6">
                  <c:v>1024</c:v>
                </c:pt>
                <c:pt idx="7">
                  <c:v>2048</c:v>
                </c:pt>
              </c:numCache>
            </c:numRef>
          </c:xVal>
          <c:yVal>
            <c:numRef>
              <c:f>'COSMA 128cub'!$D$8:$D$15</c:f>
              <c:numCache>
                <c:formatCode>General</c:formatCode>
                <c:ptCount val="8"/>
                <c:pt idx="0">
                  <c:v>1658.71633919482</c:v>
                </c:pt>
                <c:pt idx="1">
                  <c:v>2796.63964161067</c:v>
                </c:pt>
                <c:pt idx="2">
                  <c:v>3771.1242039530798</c:v>
                </c:pt>
                <c:pt idx="3">
                  <c:v>6771.9717009840297</c:v>
                </c:pt>
                <c:pt idx="4">
                  <c:v>10619.377225033</c:v>
                </c:pt>
                <c:pt idx="5">
                  <c:v>14308.967938256101</c:v>
                </c:pt>
                <c:pt idx="6">
                  <c:v>10214.082183856401</c:v>
                </c:pt>
                <c:pt idx="7">
                  <c:v>9039.3091579080192</c:v>
                </c:pt>
              </c:numCache>
            </c:numRef>
          </c:yVal>
          <c:smooth val="0"/>
          <c:extLst>
            <c:ext xmlns:c16="http://schemas.microsoft.com/office/drawing/2014/chart" uri="{C3380CC4-5D6E-409C-BE32-E72D297353CC}">
              <c16:uniqueId val="{00000001-42AE-40B2-9DC2-B52F78415863}"/>
            </c:ext>
          </c:extLst>
        </c:ser>
        <c:ser>
          <c:idx val="2"/>
          <c:order val="2"/>
          <c:tx>
            <c:v>JASMIN (256^3)</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'JASMIN 256cub'!$A$8:$A$13</c:f>
              <c:numCache>
                <c:formatCode>General</c:formatCode>
                <c:ptCount val="6"/>
                <c:pt idx="0">
                  <c:v>1</c:v>
                </c:pt>
                <c:pt idx="1">
                  <c:v>2</c:v>
                </c:pt>
                <c:pt idx="2">
                  <c:v>4</c:v>
                </c:pt>
                <c:pt idx="3">
                  <c:v>8</c:v>
                </c:pt>
                <c:pt idx="4">
                  <c:v>16</c:v>
                </c:pt>
                <c:pt idx="5">
                  <c:v>32</c:v>
                </c:pt>
              </c:numCache>
            </c:numRef>
          </c:xVal>
          <c:yVal>
            <c:numRef>
              <c:f>'JASMIN 256cub'!$D$8:$D$13</c:f>
              <c:numCache>
                <c:formatCode>0.000</c:formatCode>
                <c:ptCount val="6"/>
                <c:pt idx="0">
                  <c:v>490.26352018965099</c:v>
                </c:pt>
                <c:pt idx="1">
                  <c:v>409.03780395216398</c:v>
                </c:pt>
                <c:pt idx="2">
                  <c:v>557.47910261665402</c:v>
                </c:pt>
                <c:pt idx="3">
                  <c:v>467.48899961163801</c:v>
                </c:pt>
                <c:pt idx="4">
                  <c:v>230.66252802846299</c:v>
                </c:pt>
                <c:pt idx="5">
                  <c:v>362.70239885339601</c:v>
                </c:pt>
              </c:numCache>
            </c:numRef>
          </c:yVal>
          <c:smooth val="0"/>
          <c:extLst>
            <c:ext xmlns:c16="http://schemas.microsoft.com/office/drawing/2014/chart" uri="{C3380CC4-5D6E-409C-BE32-E72D297353CC}">
              <c16:uniqueId val="{00000002-42AE-40B2-9DC2-B52F78415863}"/>
            </c:ext>
          </c:extLst>
        </c:ser>
        <c:ser>
          <c:idx val="3"/>
          <c:order val="3"/>
          <c:tx>
            <c:v>RDF DAC (256^3)</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'RDF DAC 256cub'!$A$8:$A$13</c:f>
              <c:numCache>
                <c:formatCode>General</c:formatCode>
                <c:ptCount val="6"/>
                <c:pt idx="0">
                  <c:v>1</c:v>
                </c:pt>
                <c:pt idx="1">
                  <c:v>2</c:v>
                </c:pt>
                <c:pt idx="2">
                  <c:v>4</c:v>
                </c:pt>
                <c:pt idx="3">
                  <c:v>8</c:v>
                </c:pt>
                <c:pt idx="4">
                  <c:v>16</c:v>
                </c:pt>
                <c:pt idx="5">
                  <c:v>32</c:v>
                </c:pt>
              </c:numCache>
            </c:numRef>
          </c:xVal>
          <c:yVal>
            <c:numRef>
              <c:f>'RDF DAC 256cub'!$D$8:$D$13</c:f>
              <c:numCache>
                <c:formatCode>0.000</c:formatCode>
                <c:ptCount val="6"/>
                <c:pt idx="0">
                  <c:v>2098.3651173334501</c:v>
                </c:pt>
                <c:pt idx="1">
                  <c:v>2392.5261792820602</c:v>
                </c:pt>
                <c:pt idx="2">
                  <c:v>1261.0833172821699</c:v>
                </c:pt>
                <c:pt idx="3">
                  <c:v>1050.2565129848799</c:v>
                </c:pt>
                <c:pt idx="4">
                  <c:v>1070.5698593280399</c:v>
                </c:pt>
                <c:pt idx="5">
                  <c:v>1025.02501181502</c:v>
                </c:pt>
              </c:numCache>
            </c:numRef>
          </c:yVal>
          <c:smooth val="0"/>
          <c:extLst>
            <c:ext xmlns:c16="http://schemas.microsoft.com/office/drawing/2014/chart" uri="{C3380CC4-5D6E-409C-BE32-E72D297353CC}">
              <c16:uniqueId val="{00000003-42AE-40B2-9DC2-B52F78415863}"/>
            </c:ext>
          </c:extLst>
        </c:ser>
        <c:dLbls>
          <c:showLegendKey val="0"/>
          <c:showVal val="0"/>
          <c:showCatName val="0"/>
          <c:showSerName val="0"/>
          <c:showPercent val="0"/>
          <c:showBubbleSize val="0"/>
        </c:dLbls>
        <c:axId val="212366464"/>
        <c:axId val="212368768"/>
      </c:scatterChart>
      <c:valAx>
        <c:axId val="212366464"/>
        <c:scaling>
          <c:logBase val="2"/>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368768"/>
        <c:crosses val="autoZero"/>
        <c:crossBetween val="midCat"/>
      </c:valAx>
      <c:valAx>
        <c:axId val="212368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a:t>
                </a:r>
                <a:r>
                  <a:rPr lang="en-US" baseline="0"/>
                  <a:t> Bandwidth / MiB/s</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36646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Striping</a:t>
            </a:r>
            <a:r>
              <a:rPr lang="en-US" baseline="0"/>
              <a:t> = -1, Local Size = 128^3</a:t>
            </a:r>
            <a:endParaRPr lang="en-US"/>
          </a:p>
        </c:rich>
      </c:tx>
      <c:overlay val="0"/>
      <c:spPr>
        <a:noFill/>
        <a:ln>
          <a:noFill/>
        </a:ln>
        <a:effectLst/>
      </c:spPr>
    </c:title>
    <c:autoTitleDeleted val="0"/>
    <c:plotArea>
      <c:layout/>
      <c:scatterChart>
        <c:scatterStyle val="lineMarker"/>
        <c:varyColors val="0"/>
        <c:ser>
          <c:idx val="0"/>
          <c:order val="0"/>
          <c:tx>
            <c:v>1 MiB</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'ARCHER 128cub'!$A$8:$A$17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'ARCHER 128cub'!$D$8:$D$17</c:f>
              <c:numCache>
                <c:formatCode>General</c:formatCode>
                <c:ptCount val="10"/>
                <c:pt idx="0">
                  <c:v>615.71699999999998</c:v>
                </c:pt>
                <c:pt idx="1">
                  <c:v>1355.7339999999999</c:v>
                </c:pt>
                <c:pt idx="2">
                  <c:v>2559.3690000000001</c:v>
                </c:pt>
                <c:pt idx="3">
                  <c:v>4943.6260000000002</c:v>
                </c:pt>
                <c:pt idx="4">
                  <c:v>6971.0129999999999</c:v>
                </c:pt>
                <c:pt idx="5">
                  <c:v>13222.880999999999</c:v>
                </c:pt>
                <c:pt idx="6">
                  <c:v>11262.025</c:v>
                </c:pt>
                <c:pt idx="7">
                  <c:v>15897.906999999999</c:v>
                </c:pt>
                <c:pt idx="8">
                  <c:v>14323.187</c:v>
                </c:pt>
                <c:pt idx="9">
                  <c:v>8143.3580000000002</c:v>
                </c:pt>
              </c:numCache>
            </c:numRef>
          </c:yVal>
          <c:smooth val="0"/>
          <c:extLst>
            <c:ext xmlns:c16="http://schemas.microsoft.com/office/drawing/2014/chart" uri="{C3380CC4-5D6E-409C-BE32-E72D297353CC}">
              <c16:uniqueId val="{00000000-B391-4C5B-88AB-D2BEBEE215AB}"/>
            </c:ext>
          </c:extLst>
        </c:ser>
        <c:ser>
          <c:idx val="1"/>
          <c:order val="1"/>
          <c:tx>
            <c:v>4 MiB</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'ARCHER 128cub'!$A$8:$A$17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'ARCHER 128cub'!$E$8:$E$17</c:f>
              <c:numCache>
                <c:formatCode>General</c:formatCode>
                <c:ptCount val="10"/>
                <c:pt idx="0">
                  <c:v>737.91600000000005</c:v>
                </c:pt>
                <c:pt idx="1">
                  <c:v>1577.886</c:v>
                </c:pt>
                <c:pt idx="2">
                  <c:v>3316.3180000000002</c:v>
                </c:pt>
                <c:pt idx="3">
                  <c:v>5707.6610000000001</c:v>
                </c:pt>
                <c:pt idx="4">
                  <c:v>9024.3610000000008</c:v>
                </c:pt>
                <c:pt idx="5">
                  <c:v>16144.447</c:v>
                </c:pt>
                <c:pt idx="6">
                  <c:v>16433.642</c:v>
                </c:pt>
                <c:pt idx="7">
                  <c:v>15403.648999999999</c:v>
                </c:pt>
                <c:pt idx="8">
                  <c:v>11858.55</c:v>
                </c:pt>
                <c:pt idx="9">
                  <c:v>6024.1080000000002</c:v>
                </c:pt>
              </c:numCache>
            </c:numRef>
          </c:yVal>
          <c:smooth val="0"/>
          <c:extLst>
            <c:ext xmlns:c16="http://schemas.microsoft.com/office/drawing/2014/chart" uri="{C3380CC4-5D6E-409C-BE32-E72D297353CC}">
              <c16:uniqueId val="{00000001-B391-4C5B-88AB-D2BEBEE215AB}"/>
            </c:ext>
          </c:extLst>
        </c:ser>
        <c:ser>
          <c:idx val="2"/>
          <c:order val="2"/>
          <c:tx>
            <c:v>8 MiB</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'ARCHER 128cub'!$A$8:$A$17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'ARCHER 128cub'!$F$8:$F$17</c:f>
              <c:numCache>
                <c:formatCode>General</c:formatCode>
                <c:ptCount val="10"/>
                <c:pt idx="0">
                  <c:v>660.47900000000004</c:v>
                </c:pt>
                <c:pt idx="1">
                  <c:v>1365.9490000000001</c:v>
                </c:pt>
                <c:pt idx="2">
                  <c:v>2840.826</c:v>
                </c:pt>
                <c:pt idx="3">
                  <c:v>5873.0230000000001</c:v>
                </c:pt>
                <c:pt idx="4">
                  <c:v>10835.89</c:v>
                </c:pt>
                <c:pt idx="5">
                  <c:v>15697.12</c:v>
                </c:pt>
                <c:pt idx="6">
                  <c:v>13874.34</c:v>
                </c:pt>
                <c:pt idx="7">
                  <c:v>9037.9879999999994</c:v>
                </c:pt>
                <c:pt idx="8">
                  <c:v>10073.33</c:v>
                </c:pt>
                <c:pt idx="9">
                  <c:v>9907.2749999999996</c:v>
                </c:pt>
              </c:numCache>
            </c:numRef>
          </c:yVal>
          <c:smooth val="0"/>
          <c:extLst>
            <c:ext xmlns:c16="http://schemas.microsoft.com/office/drawing/2014/chart" uri="{C3380CC4-5D6E-409C-BE32-E72D297353CC}">
              <c16:uniqueId val="{00000002-B391-4C5B-88AB-D2BEBEE215AB}"/>
            </c:ext>
          </c:extLst>
        </c:ser>
        <c:dLbls>
          <c:showLegendKey val="0"/>
          <c:showVal val="0"/>
          <c:showCatName val="0"/>
          <c:showSerName val="0"/>
          <c:showPercent val="0"/>
          <c:showBubbleSize val="0"/>
        </c:dLbls>
        <c:axId val="209922688"/>
        <c:axId val="209933440"/>
      </c:scatterChart>
      <c:valAx>
        <c:axId val="209922688"/>
        <c:scaling>
          <c:logBase val="2"/>
          <c:orientation val="minMax"/>
          <c:min val="1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33440"/>
        <c:crosses val="autoZero"/>
        <c:crossBetween val="midCat"/>
      </c:valAx>
      <c:valAx>
        <c:axId val="2099334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 (MiB/s)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226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ARCHER MPI-IO: </a:t>
            </a:r>
            <a:r>
              <a:rPr lang="en-US"/>
              <a:t>Striping</a:t>
            </a:r>
            <a:r>
              <a:rPr lang="en-US" baseline="0"/>
              <a:t> = 4, Local Size = 256^3</a:t>
            </a:r>
            <a:endParaRPr lang="en-US"/>
          </a:p>
        </c:rich>
      </c:tx>
      <c:overlay val="0"/>
      <c:spPr>
        <a:noFill/>
        <a:ln>
          <a:noFill/>
        </a:ln>
        <a:effectLst/>
      </c:spPr>
    </c:title>
    <c:autoTitleDeleted val="0"/>
    <c:plotArea>
      <c:layout/>
      <c:scatterChart>
        <c:scatterStyle val="lineMarker"/>
        <c:varyColors val="0"/>
        <c:ser>
          <c:idx val="0"/>
          <c:order val="0"/>
          <c:tx>
            <c:v>1 MiB</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'256cu'!$A$26:$A$34</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'256cu'!$D$26:$D$34</c:f>
              <c:numCache>
                <c:formatCode>General</c:formatCode>
                <c:ptCount val="9"/>
                <c:pt idx="0">
                  <c:v>862.43100000000004</c:v>
                </c:pt>
                <c:pt idx="1">
                  <c:v>1312.826</c:v>
                </c:pt>
                <c:pt idx="2">
                  <c:v>1292.413</c:v>
                </c:pt>
                <c:pt idx="3">
                  <c:v>1584.816</c:v>
                </c:pt>
                <c:pt idx="4">
                  <c:v>880.73800000000006</c:v>
                </c:pt>
                <c:pt idx="5">
                  <c:v>924.21199999999999</c:v>
                </c:pt>
                <c:pt idx="6">
                  <c:v>821.88400000000001</c:v>
                </c:pt>
                <c:pt idx="7">
                  <c:v>1287.72</c:v>
                </c:pt>
                <c:pt idx="8">
                  <c:v>946.35599999999999</c:v>
                </c:pt>
              </c:numCache>
            </c:numRef>
          </c:yVal>
          <c:smooth val="0"/>
          <c:extLst>
            <c:ext xmlns:c16="http://schemas.microsoft.com/office/drawing/2014/chart" uri="{C3380CC4-5D6E-409C-BE32-E72D297353CC}">
              <c16:uniqueId val="{00000000-A420-45DB-BDBE-07D20E7A3C95}"/>
            </c:ext>
          </c:extLst>
        </c:ser>
        <c:ser>
          <c:idx val="1"/>
          <c:order val="1"/>
          <c:tx>
            <c:v>4 MiB</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'256cu'!$A$26:$A$34</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'256cu'!$E$26:$E$34</c:f>
              <c:numCache>
                <c:formatCode>General</c:formatCode>
                <c:ptCount val="9"/>
                <c:pt idx="0">
                  <c:v>911.45299999999997</c:v>
                </c:pt>
                <c:pt idx="1">
                  <c:v>1512.0070000000001</c:v>
                </c:pt>
                <c:pt idx="2">
                  <c:v>1781.018</c:v>
                </c:pt>
                <c:pt idx="3">
                  <c:v>2077.5059999999999</c:v>
                </c:pt>
                <c:pt idx="4">
                  <c:v>1499.1769999999999</c:v>
                </c:pt>
                <c:pt idx="5">
                  <c:v>1428.8579999999999</c:v>
                </c:pt>
                <c:pt idx="6">
                  <c:v>1548.462</c:v>
                </c:pt>
                <c:pt idx="7">
                  <c:v>1527.0650000000001</c:v>
                </c:pt>
                <c:pt idx="8">
                  <c:v>1635.712</c:v>
                </c:pt>
              </c:numCache>
            </c:numRef>
          </c:yVal>
          <c:smooth val="0"/>
          <c:extLst>
            <c:ext xmlns:c16="http://schemas.microsoft.com/office/drawing/2014/chart" uri="{C3380CC4-5D6E-409C-BE32-E72D297353CC}">
              <c16:uniqueId val="{00000001-A420-45DB-BDBE-07D20E7A3C95}"/>
            </c:ext>
          </c:extLst>
        </c:ser>
        <c:ser>
          <c:idx val="2"/>
          <c:order val="2"/>
          <c:tx>
            <c:v>8 MiB</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'256cu'!$A$26:$A$34</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'256cu'!$F$26:$F$34</c:f>
              <c:numCache>
                <c:formatCode>General</c:formatCode>
                <c:ptCount val="9"/>
                <c:pt idx="0">
                  <c:v>915.13099999999997</c:v>
                </c:pt>
                <c:pt idx="1">
                  <c:v>1565.0509999999999</c:v>
                </c:pt>
                <c:pt idx="2">
                  <c:v>1788.575</c:v>
                </c:pt>
                <c:pt idx="3">
                  <c:v>1752.6869999999999</c:v>
                </c:pt>
                <c:pt idx="4">
                  <c:v>1251.076</c:v>
                </c:pt>
                <c:pt idx="5">
                  <c:v>1553.405</c:v>
                </c:pt>
                <c:pt idx="6">
                  <c:v>1354.874</c:v>
                </c:pt>
                <c:pt idx="7">
                  <c:v>1649.8230000000001</c:v>
                </c:pt>
                <c:pt idx="8">
                  <c:v>1939.126</c:v>
                </c:pt>
              </c:numCache>
            </c:numRef>
          </c:yVal>
          <c:smooth val="0"/>
          <c:extLst>
            <c:ext xmlns:c16="http://schemas.microsoft.com/office/drawing/2014/chart" uri="{C3380CC4-5D6E-409C-BE32-E72D297353CC}">
              <c16:uniqueId val="{00000002-A420-45DB-BDBE-07D20E7A3C95}"/>
            </c:ext>
          </c:extLst>
        </c:ser>
        <c:dLbls>
          <c:showLegendKey val="0"/>
          <c:showVal val="0"/>
          <c:showCatName val="0"/>
          <c:showSerName val="0"/>
          <c:showPercent val="0"/>
          <c:showBubbleSize val="0"/>
        </c:dLbls>
        <c:axId val="211689472"/>
        <c:axId val="211691776"/>
      </c:scatterChart>
      <c:valAx>
        <c:axId val="211689472"/>
        <c:scaling>
          <c:logBase val="2"/>
          <c:orientation val="minMax"/>
          <c:min val="1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691776"/>
        <c:crosses val="autoZero"/>
        <c:crossBetween val="midCat"/>
      </c:valAx>
      <c:valAx>
        <c:axId val="211691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 (MiB/s)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68947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ARCHER MPI-IO: </a:t>
            </a:r>
            <a:r>
              <a:rPr lang="en-US"/>
              <a:t>Striping</a:t>
            </a:r>
            <a:r>
              <a:rPr lang="en-US" baseline="0"/>
              <a:t> = -1, Local Size = 256^3</a:t>
            </a:r>
            <a:endParaRPr lang="en-US"/>
          </a:p>
        </c:rich>
      </c:tx>
      <c:overlay val="0"/>
      <c:spPr>
        <a:noFill/>
        <a:ln>
          <a:noFill/>
        </a:ln>
        <a:effectLst/>
      </c:spPr>
    </c:title>
    <c:autoTitleDeleted val="0"/>
    <c:plotArea>
      <c:layout/>
      <c:scatterChart>
        <c:scatterStyle val="lineMarker"/>
        <c:varyColors val="0"/>
        <c:ser>
          <c:idx val="0"/>
          <c:order val="0"/>
          <c:tx>
            <c:v>1 MiB</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'256cu'!$A$8:$A$17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'256cu'!$D$8:$D$17</c:f>
              <c:numCache>
                <c:formatCode>General</c:formatCode>
                <c:ptCount val="10"/>
                <c:pt idx="0">
                  <c:v>661.66700000000003</c:v>
                </c:pt>
                <c:pt idx="1">
                  <c:v>1310.712</c:v>
                </c:pt>
                <c:pt idx="2">
                  <c:v>2270.36</c:v>
                </c:pt>
                <c:pt idx="3">
                  <c:v>3790.924</c:v>
                </c:pt>
                <c:pt idx="4">
                  <c:v>5359.5349999999999</c:v>
                </c:pt>
                <c:pt idx="5">
                  <c:v>5775.2870000000003</c:v>
                </c:pt>
                <c:pt idx="6">
                  <c:v>5945.99</c:v>
                </c:pt>
                <c:pt idx="7">
                  <c:v>11320.886</c:v>
                </c:pt>
                <c:pt idx="8">
                  <c:v>11529.933999999999</c:v>
                </c:pt>
                <c:pt idx="9">
                  <c:v>6367.598</c:v>
                </c:pt>
              </c:numCache>
            </c:numRef>
          </c:yVal>
          <c:smooth val="0"/>
          <c:extLst>
            <c:ext xmlns:c16="http://schemas.microsoft.com/office/drawing/2014/chart" uri="{C3380CC4-5D6E-409C-BE32-E72D297353CC}">
              <c16:uniqueId val="{00000000-2370-43E4-B93A-DD91B9402B02}"/>
            </c:ext>
          </c:extLst>
        </c:ser>
        <c:ser>
          <c:idx val="1"/>
          <c:order val="1"/>
          <c:tx>
            <c:v>4 MiB</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'256cu'!$A$8:$A$17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'256cu'!$E$8:$E$17</c:f>
              <c:numCache>
                <c:formatCode>General</c:formatCode>
                <c:ptCount val="10"/>
                <c:pt idx="0">
                  <c:v>698.19799999999998</c:v>
                </c:pt>
                <c:pt idx="1">
                  <c:v>1495.3130000000001</c:v>
                </c:pt>
                <c:pt idx="2">
                  <c:v>2853.8719999999998</c:v>
                </c:pt>
                <c:pt idx="3">
                  <c:v>5716.1890000000003</c:v>
                </c:pt>
                <c:pt idx="4">
                  <c:v>7469.5929999999998</c:v>
                </c:pt>
                <c:pt idx="5">
                  <c:v>10987.14</c:v>
                </c:pt>
                <c:pt idx="6">
                  <c:v>12219.962</c:v>
                </c:pt>
                <c:pt idx="7">
                  <c:v>12836.212</c:v>
                </c:pt>
                <c:pt idx="8">
                  <c:v>11821.306</c:v>
                </c:pt>
                <c:pt idx="9">
                  <c:v>8402.777</c:v>
                </c:pt>
              </c:numCache>
            </c:numRef>
          </c:yVal>
          <c:smooth val="0"/>
          <c:extLst>
            <c:ext xmlns:c16="http://schemas.microsoft.com/office/drawing/2014/chart" uri="{C3380CC4-5D6E-409C-BE32-E72D297353CC}">
              <c16:uniqueId val="{00000001-2370-43E4-B93A-DD91B9402B02}"/>
            </c:ext>
          </c:extLst>
        </c:ser>
        <c:ser>
          <c:idx val="2"/>
          <c:order val="2"/>
          <c:tx>
            <c:v>8 MiB</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'256cu'!$A$8:$A$17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'256cu'!$F$8:$F$17</c:f>
              <c:numCache>
                <c:formatCode>General</c:formatCode>
                <c:ptCount val="10"/>
                <c:pt idx="0">
                  <c:v>691.46299999999997</c:v>
                </c:pt>
                <c:pt idx="1">
                  <c:v>1487.3710000000001</c:v>
                </c:pt>
                <c:pt idx="2">
                  <c:v>3084.9650000000001</c:v>
                </c:pt>
                <c:pt idx="3">
                  <c:v>5586.6289999999999</c:v>
                </c:pt>
                <c:pt idx="4">
                  <c:v>7662.8990000000003</c:v>
                </c:pt>
                <c:pt idx="5">
                  <c:v>9107.8140000000003</c:v>
                </c:pt>
                <c:pt idx="6">
                  <c:v>8598.607</c:v>
                </c:pt>
                <c:pt idx="7">
                  <c:v>13784.597</c:v>
                </c:pt>
                <c:pt idx="8">
                  <c:v>15946.277</c:v>
                </c:pt>
                <c:pt idx="9">
                  <c:v>8204.5499999999993</c:v>
                </c:pt>
              </c:numCache>
            </c:numRef>
          </c:yVal>
          <c:smooth val="0"/>
          <c:extLst>
            <c:ext xmlns:c16="http://schemas.microsoft.com/office/drawing/2014/chart" uri="{C3380CC4-5D6E-409C-BE32-E72D297353CC}">
              <c16:uniqueId val="{00000002-2370-43E4-B93A-DD91B9402B02}"/>
            </c:ext>
          </c:extLst>
        </c:ser>
        <c:dLbls>
          <c:showLegendKey val="0"/>
          <c:showVal val="0"/>
          <c:showCatName val="0"/>
          <c:showSerName val="0"/>
          <c:showPercent val="0"/>
          <c:showBubbleSize val="0"/>
        </c:dLbls>
        <c:axId val="212145280"/>
        <c:axId val="212147584"/>
      </c:scatterChart>
      <c:valAx>
        <c:axId val="212145280"/>
        <c:scaling>
          <c:logBase val="2"/>
          <c:orientation val="minMax"/>
          <c:min val="1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147584"/>
        <c:crosses val="autoZero"/>
        <c:crossBetween val="midCat"/>
      </c:valAx>
      <c:valAx>
        <c:axId val="212147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a:t>
                </a:r>
                <a:r>
                  <a:rPr lang="en-US" baseline="0"/>
                  <a:t> (MiB/s)</a:t>
                </a:r>
                <a:endParaRPr lang="en-US"/>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1452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ARCHER NetCDF: </a:t>
            </a:r>
            <a:r>
              <a:rPr lang="en-US"/>
              <a:t>Striping</a:t>
            </a:r>
            <a:r>
              <a:rPr lang="en-US" baseline="0"/>
              <a:t> = 4, Local Size = 128^3</a:t>
            </a:r>
            <a:endParaRPr lang="en-US"/>
          </a:p>
        </c:rich>
      </c:tx>
      <c:overlay val="0"/>
      <c:spPr>
        <a:noFill/>
        <a:ln>
          <a:noFill/>
        </a:ln>
        <a:effectLst/>
      </c:spPr>
    </c:title>
    <c:autoTitleDeleted val="0"/>
    <c:plotArea>
      <c:layout/>
      <c:scatterChart>
        <c:scatterStyle val="lineMarker"/>
        <c:varyColors val="0"/>
        <c:ser>
          <c:idx val="0"/>
          <c:order val="0"/>
          <c:tx>
            <c:v>1 MiB</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'128cu'!$A$8:$A$16</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'128cu'!$D$26:$D$35</c:f>
              <c:numCache>
                <c:formatCode>General</c:formatCode>
                <c:ptCount val="10"/>
                <c:pt idx="0">
                  <c:v>630.91899999999998</c:v>
                </c:pt>
                <c:pt idx="1">
                  <c:v>933.11800000000005</c:v>
                </c:pt>
                <c:pt idx="2">
                  <c:v>1177.923</c:v>
                </c:pt>
                <c:pt idx="3">
                  <c:v>1244.675</c:v>
                </c:pt>
                <c:pt idx="4">
                  <c:v>1527.386</c:v>
                </c:pt>
                <c:pt idx="5">
                  <c:v>1458.318</c:v>
                </c:pt>
                <c:pt idx="6">
                  <c:v>1604.539</c:v>
                </c:pt>
                <c:pt idx="7">
                  <c:v>1669.925</c:v>
                </c:pt>
                <c:pt idx="8">
                  <c:v>1026.17</c:v>
                </c:pt>
                <c:pt idx="9">
                  <c:v>694.66800000000001</c:v>
                </c:pt>
              </c:numCache>
            </c:numRef>
          </c:yVal>
          <c:smooth val="0"/>
          <c:extLst>
            <c:ext xmlns:c16="http://schemas.microsoft.com/office/drawing/2014/chart" uri="{C3380CC4-5D6E-409C-BE32-E72D297353CC}">
              <c16:uniqueId val="{00000000-BE15-4F73-A053-5235C09E00EF}"/>
            </c:ext>
          </c:extLst>
        </c:ser>
        <c:ser>
          <c:idx val="1"/>
          <c:order val="1"/>
          <c:tx>
            <c:v>4 MiB</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'128cu'!$A$8:$A$16</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'128cu'!$E$26:$E$35</c:f>
              <c:numCache>
                <c:formatCode>General</c:formatCode>
                <c:ptCount val="10"/>
                <c:pt idx="0">
                  <c:v>600.06100000000004</c:v>
                </c:pt>
                <c:pt idx="1">
                  <c:v>946.60500000000002</c:v>
                </c:pt>
                <c:pt idx="2">
                  <c:v>1279.098</c:v>
                </c:pt>
                <c:pt idx="3">
                  <c:v>1683.079</c:v>
                </c:pt>
                <c:pt idx="4">
                  <c:v>1597.3710000000001</c:v>
                </c:pt>
                <c:pt idx="5">
                  <c:v>1824.6610000000001</c:v>
                </c:pt>
                <c:pt idx="6">
                  <c:v>1512.8240000000001</c:v>
                </c:pt>
                <c:pt idx="7">
                  <c:v>1803.806</c:v>
                </c:pt>
                <c:pt idx="8">
                  <c:v>1630.857</c:v>
                </c:pt>
                <c:pt idx="9">
                  <c:v>980.35900000000004</c:v>
                </c:pt>
              </c:numCache>
            </c:numRef>
          </c:yVal>
          <c:smooth val="0"/>
          <c:extLst>
            <c:ext xmlns:c16="http://schemas.microsoft.com/office/drawing/2014/chart" uri="{C3380CC4-5D6E-409C-BE32-E72D297353CC}">
              <c16:uniqueId val="{00000001-BE15-4F73-A053-5235C09E00EF}"/>
            </c:ext>
          </c:extLst>
        </c:ser>
        <c:ser>
          <c:idx val="2"/>
          <c:order val="2"/>
          <c:tx>
            <c:v>8 MiB</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'128cu'!$A$26:$A$34</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'128cu'!$F$26:$F$35</c:f>
              <c:numCache>
                <c:formatCode>General</c:formatCode>
                <c:ptCount val="10"/>
                <c:pt idx="0">
                  <c:v>558.08306400000004</c:v>
                </c:pt>
                <c:pt idx="1">
                  <c:v>1025.4435189999999</c:v>
                </c:pt>
                <c:pt idx="2">
                  <c:v>1371.8125219999999</c:v>
                </c:pt>
                <c:pt idx="3">
                  <c:v>1304.608628</c:v>
                </c:pt>
                <c:pt idx="4">
                  <c:v>1410.576667</c:v>
                </c:pt>
                <c:pt idx="5">
                  <c:v>2088.7096379999998</c:v>
                </c:pt>
                <c:pt idx="6">
                  <c:v>1965.949715</c:v>
                </c:pt>
                <c:pt idx="7">
                  <c:v>1858.533921</c:v>
                </c:pt>
                <c:pt idx="8">
                  <c:v>2139.2064019999998</c:v>
                </c:pt>
                <c:pt idx="9">
                  <c:v>1057.252882</c:v>
                </c:pt>
              </c:numCache>
            </c:numRef>
          </c:yVal>
          <c:smooth val="0"/>
          <c:extLst>
            <c:ext xmlns:c16="http://schemas.microsoft.com/office/drawing/2014/chart" uri="{C3380CC4-5D6E-409C-BE32-E72D297353CC}">
              <c16:uniqueId val="{00000002-BE15-4F73-A053-5235C09E00EF}"/>
            </c:ext>
          </c:extLst>
        </c:ser>
        <c:dLbls>
          <c:showLegendKey val="0"/>
          <c:showVal val="0"/>
          <c:showCatName val="0"/>
          <c:showSerName val="0"/>
          <c:showPercent val="0"/>
          <c:showBubbleSize val="0"/>
        </c:dLbls>
        <c:axId val="212183296"/>
        <c:axId val="212202240"/>
      </c:scatterChart>
      <c:valAx>
        <c:axId val="212183296"/>
        <c:scaling>
          <c:logBase val="2"/>
          <c:orientation val="minMax"/>
          <c:min val="1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202240"/>
        <c:crosses val="autoZero"/>
        <c:crossBetween val="midCat"/>
      </c:valAx>
      <c:valAx>
        <c:axId val="212202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 (MiB/s)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18329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ARCHER NetCDF: Striping</a:t>
            </a:r>
            <a:r>
              <a:rPr lang="en-US" baseline="0"/>
              <a:t> = -1, Local Size = 128^3</a:t>
            </a:r>
            <a:endParaRPr lang="en-US"/>
          </a:p>
        </c:rich>
      </c:tx>
      <c:overlay val="0"/>
      <c:spPr>
        <a:noFill/>
        <a:ln>
          <a:noFill/>
        </a:ln>
        <a:effectLst/>
      </c:spPr>
    </c:title>
    <c:autoTitleDeleted val="0"/>
    <c:plotArea>
      <c:layout/>
      <c:scatterChart>
        <c:scatterStyle val="lineMarker"/>
        <c:varyColors val="0"/>
        <c:ser>
          <c:idx val="0"/>
          <c:order val="0"/>
          <c:tx>
            <c:v>1 MiB</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'128cu'!$A$8:$A$17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'128cu'!$D$8:$D$17</c:f>
              <c:numCache>
                <c:formatCode>General</c:formatCode>
                <c:ptCount val="10"/>
                <c:pt idx="0">
                  <c:v>476.35700000000003</c:v>
                </c:pt>
                <c:pt idx="1">
                  <c:v>954.55700000000002</c:v>
                </c:pt>
                <c:pt idx="2">
                  <c:v>1935.982</c:v>
                </c:pt>
                <c:pt idx="3">
                  <c:v>3952.4250000000002</c:v>
                </c:pt>
                <c:pt idx="4">
                  <c:v>4728.4409999999998</c:v>
                </c:pt>
                <c:pt idx="5">
                  <c:v>7020.143</c:v>
                </c:pt>
                <c:pt idx="6">
                  <c:v>7112.4939999999997</c:v>
                </c:pt>
                <c:pt idx="7">
                  <c:v>10399.51</c:v>
                </c:pt>
                <c:pt idx="8">
                  <c:v>10442.644</c:v>
                </c:pt>
                <c:pt idx="9">
                  <c:v>6416.1750000000002</c:v>
                </c:pt>
              </c:numCache>
            </c:numRef>
          </c:yVal>
          <c:smooth val="0"/>
          <c:extLst>
            <c:ext xmlns:c16="http://schemas.microsoft.com/office/drawing/2014/chart" uri="{C3380CC4-5D6E-409C-BE32-E72D297353CC}">
              <c16:uniqueId val="{00000000-4938-40C1-98C3-657446A0FCBF}"/>
            </c:ext>
          </c:extLst>
        </c:ser>
        <c:ser>
          <c:idx val="1"/>
          <c:order val="1"/>
          <c:tx>
            <c:v>4 MiB</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'128cu'!$A$8:$A$17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'128cu'!$E$8:$E$17</c:f>
              <c:numCache>
                <c:formatCode>General</c:formatCode>
                <c:ptCount val="10"/>
                <c:pt idx="0">
                  <c:v>414.52</c:v>
                </c:pt>
                <c:pt idx="1">
                  <c:v>911.00800000000004</c:v>
                </c:pt>
                <c:pt idx="2">
                  <c:v>2005.05</c:v>
                </c:pt>
                <c:pt idx="3">
                  <c:v>3710.232</c:v>
                </c:pt>
                <c:pt idx="4">
                  <c:v>3339.8969999999999</c:v>
                </c:pt>
                <c:pt idx="5">
                  <c:v>7284.3729999999996</c:v>
                </c:pt>
                <c:pt idx="6">
                  <c:v>7073.241</c:v>
                </c:pt>
                <c:pt idx="7">
                  <c:v>10806.77</c:v>
                </c:pt>
                <c:pt idx="8">
                  <c:v>10807.797</c:v>
                </c:pt>
                <c:pt idx="9">
                  <c:v>8727.2649999999994</c:v>
                </c:pt>
              </c:numCache>
            </c:numRef>
          </c:yVal>
          <c:smooth val="0"/>
          <c:extLst>
            <c:ext xmlns:c16="http://schemas.microsoft.com/office/drawing/2014/chart" uri="{C3380CC4-5D6E-409C-BE32-E72D297353CC}">
              <c16:uniqueId val="{00000001-4938-40C1-98C3-657446A0FCBF}"/>
            </c:ext>
          </c:extLst>
        </c:ser>
        <c:ser>
          <c:idx val="2"/>
          <c:order val="2"/>
          <c:tx>
            <c:v>8 MiB</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'128cu'!$A$8:$A$17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'128cu'!$F$8:$F$17</c:f>
              <c:numCache>
                <c:formatCode>General</c:formatCode>
                <c:ptCount val="10"/>
                <c:pt idx="0">
                  <c:v>425.06200000000001</c:v>
                </c:pt>
                <c:pt idx="1">
                  <c:v>904.39700000000005</c:v>
                </c:pt>
                <c:pt idx="2">
                  <c:v>1957.675</c:v>
                </c:pt>
                <c:pt idx="3">
                  <c:v>3535.6129999999998</c:v>
                </c:pt>
                <c:pt idx="4">
                  <c:v>6523.8969999999999</c:v>
                </c:pt>
                <c:pt idx="5">
                  <c:v>7810.41</c:v>
                </c:pt>
                <c:pt idx="6">
                  <c:v>10085.431</c:v>
                </c:pt>
                <c:pt idx="7">
                  <c:v>9037.9879999999994</c:v>
                </c:pt>
                <c:pt idx="8">
                  <c:v>10073.326999999999</c:v>
                </c:pt>
                <c:pt idx="9">
                  <c:v>7877.8689999999997</c:v>
                </c:pt>
              </c:numCache>
            </c:numRef>
          </c:yVal>
          <c:smooth val="0"/>
          <c:extLst>
            <c:ext xmlns:c16="http://schemas.microsoft.com/office/drawing/2014/chart" uri="{C3380CC4-5D6E-409C-BE32-E72D297353CC}">
              <c16:uniqueId val="{00000002-4938-40C1-98C3-657446A0FCBF}"/>
            </c:ext>
          </c:extLst>
        </c:ser>
        <c:dLbls>
          <c:showLegendKey val="0"/>
          <c:showVal val="0"/>
          <c:showCatName val="0"/>
          <c:showSerName val="0"/>
          <c:showPercent val="0"/>
          <c:showBubbleSize val="0"/>
        </c:dLbls>
        <c:axId val="212249984"/>
        <c:axId val="212268928"/>
      </c:scatterChart>
      <c:valAx>
        <c:axId val="212249984"/>
        <c:scaling>
          <c:logBase val="2"/>
          <c:orientation val="minMax"/>
          <c:min val="1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268928"/>
        <c:crosses val="autoZero"/>
        <c:crossBetween val="midCat"/>
      </c:valAx>
      <c:valAx>
        <c:axId val="212268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 (MiB/s)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24998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ARCHER NetCDF: </a:t>
            </a:r>
            <a:r>
              <a:rPr lang="en-US"/>
              <a:t>Striping</a:t>
            </a:r>
            <a:r>
              <a:rPr lang="en-US" baseline="0"/>
              <a:t> = 4, Local Size = 256^3</a:t>
            </a:r>
            <a:endParaRPr lang="en-US"/>
          </a:p>
        </c:rich>
      </c:tx>
      <c:overlay val="0"/>
      <c:spPr>
        <a:noFill/>
        <a:ln>
          <a:noFill/>
        </a:ln>
        <a:effectLst/>
      </c:spPr>
    </c:title>
    <c:autoTitleDeleted val="0"/>
    <c:plotArea>
      <c:layout/>
      <c:scatterChart>
        <c:scatterStyle val="lineMarker"/>
        <c:varyColors val="0"/>
        <c:ser>
          <c:idx val="0"/>
          <c:order val="0"/>
          <c:tx>
            <c:v>1 MiB</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'256cu'!$A$26:$A$34</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'256cu'!$D$26:$D$35</c:f>
              <c:numCache>
                <c:formatCode>General</c:formatCode>
                <c:ptCount val="10"/>
                <c:pt idx="0">
                  <c:v>874.67100000000005</c:v>
                </c:pt>
                <c:pt idx="1">
                  <c:v>1569.8810000000001</c:v>
                </c:pt>
                <c:pt idx="2">
                  <c:v>1752.223</c:v>
                </c:pt>
                <c:pt idx="3">
                  <c:v>1772.7070000000001</c:v>
                </c:pt>
                <c:pt idx="4">
                  <c:v>1664.027</c:v>
                </c:pt>
                <c:pt idx="5">
                  <c:v>1306.42</c:v>
                </c:pt>
                <c:pt idx="6">
                  <c:v>1521.2270000000001</c:v>
                </c:pt>
                <c:pt idx="7">
                  <c:v>1620.105</c:v>
                </c:pt>
                <c:pt idx="8">
                  <c:v>1091.415</c:v>
                </c:pt>
                <c:pt idx="9">
                  <c:v>696.86400000000003</c:v>
                </c:pt>
              </c:numCache>
            </c:numRef>
          </c:yVal>
          <c:smooth val="0"/>
          <c:extLst>
            <c:ext xmlns:c16="http://schemas.microsoft.com/office/drawing/2014/chart" uri="{C3380CC4-5D6E-409C-BE32-E72D297353CC}">
              <c16:uniqueId val="{00000000-3271-4E81-8917-F037909CB45C}"/>
            </c:ext>
          </c:extLst>
        </c:ser>
        <c:ser>
          <c:idx val="1"/>
          <c:order val="1"/>
          <c:tx>
            <c:v>4 MiB</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'256cu'!$A$26:$A$34</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'256cu'!$E$26:$E$35</c:f>
              <c:numCache>
                <c:formatCode>General</c:formatCode>
                <c:ptCount val="10"/>
                <c:pt idx="0">
                  <c:v>869.74800000000005</c:v>
                </c:pt>
                <c:pt idx="1">
                  <c:v>1375.8630000000001</c:v>
                </c:pt>
                <c:pt idx="2">
                  <c:v>1678.23</c:v>
                </c:pt>
                <c:pt idx="3">
                  <c:v>1889.365</c:v>
                </c:pt>
                <c:pt idx="4">
                  <c:v>2021.0519999999999</c:v>
                </c:pt>
                <c:pt idx="5">
                  <c:v>1920.3330000000001</c:v>
                </c:pt>
                <c:pt idx="6">
                  <c:v>1340.9749999999999</c:v>
                </c:pt>
                <c:pt idx="7">
                  <c:v>2254.4180000000001</c:v>
                </c:pt>
                <c:pt idx="8">
                  <c:v>1939.3530000000001</c:v>
                </c:pt>
                <c:pt idx="9">
                  <c:v>986.32100000000003</c:v>
                </c:pt>
              </c:numCache>
            </c:numRef>
          </c:yVal>
          <c:smooth val="0"/>
          <c:extLst>
            <c:ext xmlns:c16="http://schemas.microsoft.com/office/drawing/2014/chart" uri="{C3380CC4-5D6E-409C-BE32-E72D297353CC}">
              <c16:uniqueId val="{00000001-3271-4E81-8917-F037909CB45C}"/>
            </c:ext>
          </c:extLst>
        </c:ser>
        <c:ser>
          <c:idx val="2"/>
          <c:order val="2"/>
          <c:tx>
            <c:v>8 MiB</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'256cu'!$A$26:$A$34</c:f>
              <c:numCache>
                <c:formatCode>General</c:formatCode>
                <c:ptCount val="9"/>
                <c:pt idx="0">
                  <c:v>24</c:v>
                </c:pt>
                <c:pt idx="1">
                  <c:v>48</c:v>
                </c:pt>
                <c:pt idx="2">
                  <c:v>96</c:v>
                </c:pt>
                <c:pt idx="3">
                  <c:v>192</c:v>
                </c:pt>
                <c:pt idx="4">
                  <c:v>384</c:v>
                </c:pt>
                <c:pt idx="5">
                  <c:v>768</c:v>
                </c:pt>
                <c:pt idx="6">
                  <c:v>1536</c:v>
                </c:pt>
                <c:pt idx="7">
                  <c:v>3072</c:v>
                </c:pt>
                <c:pt idx="8">
                  <c:v>6144</c:v>
                </c:pt>
              </c:numCache>
            </c:numRef>
          </c:xVal>
          <c:yVal>
            <c:numRef>
              <c:f>'256cu'!$F$26:$F$35</c:f>
              <c:numCache>
                <c:formatCode>General</c:formatCode>
                <c:ptCount val="10"/>
                <c:pt idx="0">
                  <c:v>828.11699999999996</c:v>
                </c:pt>
                <c:pt idx="1">
                  <c:v>1593.5920000000001</c:v>
                </c:pt>
                <c:pt idx="2">
                  <c:v>1640.99</c:v>
                </c:pt>
                <c:pt idx="3">
                  <c:v>1817.492</c:v>
                </c:pt>
                <c:pt idx="4">
                  <c:v>1577.356</c:v>
                </c:pt>
                <c:pt idx="5">
                  <c:v>2088.71</c:v>
                </c:pt>
                <c:pt idx="6">
                  <c:v>2229.308</c:v>
                </c:pt>
                <c:pt idx="7">
                  <c:v>1906.9069999999999</c:v>
                </c:pt>
                <c:pt idx="8">
                  <c:v>1583.67</c:v>
                </c:pt>
                <c:pt idx="9">
                  <c:v>904.78200000000004</c:v>
                </c:pt>
              </c:numCache>
            </c:numRef>
          </c:yVal>
          <c:smooth val="0"/>
          <c:extLst>
            <c:ext xmlns:c16="http://schemas.microsoft.com/office/drawing/2014/chart" uri="{C3380CC4-5D6E-409C-BE32-E72D297353CC}">
              <c16:uniqueId val="{00000002-3271-4E81-8917-F037909CB45C}"/>
            </c:ext>
          </c:extLst>
        </c:ser>
        <c:dLbls>
          <c:showLegendKey val="0"/>
          <c:showVal val="0"/>
          <c:showCatName val="0"/>
          <c:showSerName val="0"/>
          <c:showPercent val="0"/>
          <c:showBubbleSize val="0"/>
        </c:dLbls>
        <c:axId val="212312832"/>
        <c:axId val="212315136"/>
      </c:scatterChart>
      <c:valAx>
        <c:axId val="212312832"/>
        <c:scaling>
          <c:logBase val="2"/>
          <c:orientation val="minMax"/>
          <c:min val="1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315136"/>
        <c:crosses val="autoZero"/>
        <c:crossBetween val="midCat"/>
      </c:valAx>
      <c:valAx>
        <c:axId val="212315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 (MiB/s)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3128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ARCHER NetCDF: </a:t>
            </a:r>
            <a:r>
              <a:rPr lang="en-US"/>
              <a:t>Striping</a:t>
            </a:r>
            <a:r>
              <a:rPr lang="en-US" baseline="0"/>
              <a:t> = -1, Local Size = 256^3</a:t>
            </a:r>
            <a:endParaRPr lang="en-US"/>
          </a:p>
        </c:rich>
      </c:tx>
      <c:overlay val="0"/>
      <c:spPr>
        <a:noFill/>
        <a:ln>
          <a:noFill/>
        </a:ln>
        <a:effectLst/>
      </c:spPr>
    </c:title>
    <c:autoTitleDeleted val="0"/>
    <c:plotArea>
      <c:layout/>
      <c:scatterChart>
        <c:scatterStyle val="lineMarker"/>
        <c:varyColors val="0"/>
        <c:ser>
          <c:idx val="0"/>
          <c:order val="0"/>
          <c:tx>
            <c:v>1 MiB</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'256cu'!$A$8:$A$17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'256cu'!$D$8:$D$17</c:f>
              <c:numCache>
                <c:formatCode>General</c:formatCode>
                <c:ptCount val="10"/>
                <c:pt idx="0">
                  <c:v>624.57000000000005</c:v>
                </c:pt>
                <c:pt idx="1">
                  <c:v>1331.4739999999999</c:v>
                </c:pt>
                <c:pt idx="2">
                  <c:v>2652.12</c:v>
                </c:pt>
                <c:pt idx="3">
                  <c:v>5055.4399999999996</c:v>
                </c:pt>
                <c:pt idx="4">
                  <c:v>8429.1759999999995</c:v>
                </c:pt>
                <c:pt idx="5">
                  <c:v>9069.9330000000009</c:v>
                </c:pt>
                <c:pt idx="6">
                  <c:v>9858.8109999999997</c:v>
                </c:pt>
                <c:pt idx="7">
                  <c:v>11769.056</c:v>
                </c:pt>
                <c:pt idx="8">
                  <c:v>11746.485000000001</c:v>
                </c:pt>
                <c:pt idx="9">
                  <c:v>7305.8980000000001</c:v>
                </c:pt>
              </c:numCache>
            </c:numRef>
          </c:yVal>
          <c:smooth val="0"/>
          <c:extLst>
            <c:ext xmlns:c16="http://schemas.microsoft.com/office/drawing/2014/chart" uri="{C3380CC4-5D6E-409C-BE32-E72D297353CC}">
              <c16:uniqueId val="{00000000-0514-4330-A73B-CB08F8EC9478}"/>
            </c:ext>
          </c:extLst>
        </c:ser>
        <c:ser>
          <c:idx val="1"/>
          <c:order val="1"/>
          <c:tx>
            <c:v>4 MiB</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'256cu'!$A$8:$A$17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'256cu'!$E$8:$E$17</c:f>
              <c:numCache>
                <c:formatCode>General</c:formatCode>
                <c:ptCount val="10"/>
                <c:pt idx="0">
                  <c:v>608.13199999999995</c:v>
                </c:pt>
                <c:pt idx="1">
                  <c:v>1279.222</c:v>
                </c:pt>
                <c:pt idx="2">
                  <c:v>2680.0790000000002</c:v>
                </c:pt>
                <c:pt idx="3">
                  <c:v>5143.3919999999998</c:v>
                </c:pt>
                <c:pt idx="4">
                  <c:v>8416.2819999999992</c:v>
                </c:pt>
                <c:pt idx="5">
                  <c:v>8709.1769999999997</c:v>
                </c:pt>
                <c:pt idx="6">
                  <c:v>9992.2900000000009</c:v>
                </c:pt>
                <c:pt idx="7">
                  <c:v>12631.356</c:v>
                </c:pt>
                <c:pt idx="8">
                  <c:v>11133.308000000001</c:v>
                </c:pt>
                <c:pt idx="9">
                  <c:v>6978.8940000000002</c:v>
                </c:pt>
              </c:numCache>
            </c:numRef>
          </c:yVal>
          <c:smooth val="0"/>
          <c:extLst>
            <c:ext xmlns:c16="http://schemas.microsoft.com/office/drawing/2014/chart" uri="{C3380CC4-5D6E-409C-BE32-E72D297353CC}">
              <c16:uniqueId val="{00000001-0514-4330-A73B-CB08F8EC9478}"/>
            </c:ext>
          </c:extLst>
        </c:ser>
        <c:ser>
          <c:idx val="2"/>
          <c:order val="2"/>
          <c:tx>
            <c:v>8 MiB</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'256cu'!$A$8:$A$17</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'256cu'!$F$8:$F$17</c:f>
              <c:numCache>
                <c:formatCode>General</c:formatCode>
                <c:ptCount val="10"/>
                <c:pt idx="0">
                  <c:v>619.61400000000003</c:v>
                </c:pt>
                <c:pt idx="1">
                  <c:v>1282.3779999999999</c:v>
                </c:pt>
                <c:pt idx="2">
                  <c:v>2578.7530000000002</c:v>
                </c:pt>
                <c:pt idx="3">
                  <c:v>5318.4489999999996</c:v>
                </c:pt>
                <c:pt idx="4">
                  <c:v>9166.1820000000007</c:v>
                </c:pt>
                <c:pt idx="5">
                  <c:v>11555.442999999999</c:v>
                </c:pt>
                <c:pt idx="6">
                  <c:v>10750.391</c:v>
                </c:pt>
                <c:pt idx="7">
                  <c:v>12219.471</c:v>
                </c:pt>
                <c:pt idx="8">
                  <c:v>12953.971</c:v>
                </c:pt>
                <c:pt idx="9">
                  <c:v>6478.1719999999996</c:v>
                </c:pt>
              </c:numCache>
            </c:numRef>
          </c:yVal>
          <c:smooth val="0"/>
          <c:extLst>
            <c:ext xmlns:c16="http://schemas.microsoft.com/office/drawing/2014/chart" uri="{C3380CC4-5D6E-409C-BE32-E72D297353CC}">
              <c16:uniqueId val="{00000002-0514-4330-A73B-CB08F8EC9478}"/>
            </c:ext>
          </c:extLst>
        </c:ser>
        <c:dLbls>
          <c:showLegendKey val="0"/>
          <c:showVal val="0"/>
          <c:showCatName val="0"/>
          <c:showSerName val="0"/>
          <c:showPercent val="0"/>
          <c:showBubbleSize val="0"/>
        </c:dLbls>
        <c:axId val="212432768"/>
        <c:axId val="212439424"/>
      </c:scatterChart>
      <c:valAx>
        <c:axId val="212432768"/>
        <c:scaling>
          <c:logBase val="2"/>
          <c:orientation val="minMax"/>
          <c:min val="1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439424"/>
        <c:crosses val="autoZero"/>
        <c:crossBetween val="midCat"/>
      </c:valAx>
      <c:valAx>
        <c:axId val="212439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a:t>
                </a:r>
                <a:r>
                  <a:rPr lang="en-US" baseline="0"/>
                  <a:t> (MiB/s)</a:t>
                </a:r>
                <a:endParaRPr lang="en-US"/>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43276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ARCHER MPI-IO:</a:t>
            </a:r>
            <a:r>
              <a:rPr lang="en-US" baseline="0"/>
              <a:t> </a:t>
            </a:r>
            <a:r>
              <a:rPr lang="en-US"/>
              <a:t>Striping</a:t>
            </a:r>
            <a:r>
              <a:rPr lang="en-US" baseline="0"/>
              <a:t> = -1, Local Size = 256^3</a:t>
            </a:r>
            <a:endParaRPr lang="en-US"/>
          </a:p>
        </c:rich>
      </c:tx>
      <c:overlay val="0"/>
      <c:spPr>
        <a:noFill/>
        <a:ln>
          <a:noFill/>
        </a:ln>
        <a:effectLst/>
      </c:spPr>
    </c:title>
    <c:autoTitleDeleted val="0"/>
    <c:plotArea>
      <c:layout/>
      <c:scatterChart>
        <c:scatterStyle val="lineMarker"/>
        <c:varyColors val="0"/>
        <c:ser>
          <c:idx val="0"/>
          <c:order val="0"/>
          <c:tx>
            <c:v>1 File</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MultFiles!$A$10:$A$19</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MultFiles!$D$10:$D$19</c:f>
              <c:numCache>
                <c:formatCode>General</c:formatCode>
                <c:ptCount val="10"/>
                <c:pt idx="0">
                  <c:v>661.66700000000003</c:v>
                </c:pt>
                <c:pt idx="1">
                  <c:v>1310.712</c:v>
                </c:pt>
                <c:pt idx="2">
                  <c:v>2270.36</c:v>
                </c:pt>
                <c:pt idx="3">
                  <c:v>3790.924</c:v>
                </c:pt>
                <c:pt idx="4">
                  <c:v>5359.5349999999999</c:v>
                </c:pt>
                <c:pt idx="5">
                  <c:v>5775.2870000000003</c:v>
                </c:pt>
                <c:pt idx="6">
                  <c:v>5945.99</c:v>
                </c:pt>
                <c:pt idx="7">
                  <c:v>11320.886</c:v>
                </c:pt>
                <c:pt idx="8">
                  <c:v>11529.933999999999</c:v>
                </c:pt>
                <c:pt idx="9">
                  <c:v>6367.598</c:v>
                </c:pt>
              </c:numCache>
            </c:numRef>
          </c:yVal>
          <c:smooth val="0"/>
          <c:extLst>
            <c:ext xmlns:c16="http://schemas.microsoft.com/office/drawing/2014/chart" uri="{C3380CC4-5D6E-409C-BE32-E72D297353CC}">
              <c16:uniqueId val="{00000000-028B-4E05-BF77-F20912772CCA}"/>
            </c:ext>
          </c:extLst>
        </c:ser>
        <c:ser>
          <c:idx val="1"/>
          <c:order val="1"/>
          <c:tx>
            <c:v>2 Files</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MultFiles!$A$10:$A$19</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MultFiles!$H$10:$H$19</c:f>
              <c:numCache>
                <c:formatCode>General</c:formatCode>
                <c:ptCount val="10"/>
                <c:pt idx="1">
                  <c:v>1257.5619999999999</c:v>
                </c:pt>
                <c:pt idx="2">
                  <c:v>2549.0699999999997</c:v>
                </c:pt>
                <c:pt idx="3">
                  <c:v>4360.7629999999999</c:v>
                </c:pt>
                <c:pt idx="4">
                  <c:v>6901.1820000000007</c:v>
                </c:pt>
                <c:pt idx="5">
                  <c:v>9161.2520000000004</c:v>
                </c:pt>
                <c:pt idx="6">
                  <c:v>10599.782999999999</c:v>
                </c:pt>
                <c:pt idx="7">
                  <c:v>10651.835999999999</c:v>
                </c:pt>
                <c:pt idx="8">
                  <c:v>12919.879000000001</c:v>
                </c:pt>
                <c:pt idx="9">
                  <c:v>10993.593000000001</c:v>
                </c:pt>
              </c:numCache>
            </c:numRef>
          </c:yVal>
          <c:smooth val="0"/>
          <c:extLst>
            <c:ext xmlns:c16="http://schemas.microsoft.com/office/drawing/2014/chart" uri="{C3380CC4-5D6E-409C-BE32-E72D297353CC}">
              <c16:uniqueId val="{00000001-028B-4E05-BF77-F20912772CCA}"/>
            </c:ext>
          </c:extLst>
        </c:ser>
        <c:ser>
          <c:idx val="2"/>
          <c:order val="2"/>
          <c:tx>
            <c:v>4 Files</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MultFiles!$A$10:$A$19</c:f>
              <c:numCache>
                <c:formatCode>General</c:formatCode>
                <c:ptCount val="10"/>
                <c:pt idx="0">
                  <c:v>24</c:v>
                </c:pt>
                <c:pt idx="1">
                  <c:v>48</c:v>
                </c:pt>
                <c:pt idx="2">
                  <c:v>96</c:v>
                </c:pt>
                <c:pt idx="3">
                  <c:v>192</c:v>
                </c:pt>
                <c:pt idx="4">
                  <c:v>384</c:v>
                </c:pt>
                <c:pt idx="5">
                  <c:v>768</c:v>
                </c:pt>
                <c:pt idx="6">
                  <c:v>1536</c:v>
                </c:pt>
                <c:pt idx="7">
                  <c:v>3072</c:v>
                </c:pt>
                <c:pt idx="8">
                  <c:v>6144</c:v>
                </c:pt>
                <c:pt idx="9">
                  <c:v>12288</c:v>
                </c:pt>
              </c:numCache>
            </c:numRef>
          </c:xVal>
          <c:yVal>
            <c:numRef>
              <c:f>MultFiles!$N$10:$N$19</c:f>
              <c:numCache>
                <c:formatCode>General</c:formatCode>
                <c:ptCount val="10"/>
                <c:pt idx="2">
                  <c:v>2584.3559999999998</c:v>
                </c:pt>
                <c:pt idx="3">
                  <c:v>5111.2569999999996</c:v>
                </c:pt>
                <c:pt idx="4">
                  <c:v>8659.8940000000002</c:v>
                </c:pt>
                <c:pt idx="5">
                  <c:v>13417.622000000001</c:v>
                </c:pt>
                <c:pt idx="6">
                  <c:v>11001.285</c:v>
                </c:pt>
                <c:pt idx="7">
                  <c:v>11811.610999999999</c:v>
                </c:pt>
                <c:pt idx="8">
                  <c:v>14849.189</c:v>
                </c:pt>
                <c:pt idx="9">
                  <c:v>13200.498</c:v>
                </c:pt>
              </c:numCache>
            </c:numRef>
          </c:yVal>
          <c:smooth val="0"/>
          <c:extLst>
            <c:ext xmlns:c16="http://schemas.microsoft.com/office/drawing/2014/chart" uri="{C3380CC4-5D6E-409C-BE32-E72D297353CC}">
              <c16:uniqueId val="{00000002-028B-4E05-BF77-F20912772CCA}"/>
            </c:ext>
          </c:extLst>
        </c:ser>
        <c:dLbls>
          <c:showLegendKey val="0"/>
          <c:showVal val="0"/>
          <c:showCatName val="0"/>
          <c:showSerName val="0"/>
          <c:showPercent val="0"/>
          <c:showBubbleSize val="0"/>
        </c:dLbls>
        <c:axId val="212552704"/>
        <c:axId val="212579840"/>
      </c:scatterChart>
      <c:valAx>
        <c:axId val="212552704"/>
        <c:scaling>
          <c:logBase val="2"/>
          <c:orientation val="minMax"/>
          <c:min val="1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Writers</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579840"/>
        <c:crosses val="autoZero"/>
        <c:crossBetween val="midCat"/>
      </c:valAx>
      <c:valAx>
        <c:axId val="212579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Write Bandwidth</a:t>
                </a:r>
                <a:r>
                  <a:rPr lang="en-US" baseline="0"/>
                  <a:t> (MiB/s)</a:t>
                </a:r>
                <a:endParaRPr lang="en-US"/>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55270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file>

<file path=customXml/itemProps1.xml><?xml version="1.0" encoding="utf-8"?>
<ds:datastoreItem xmlns:ds="http://schemas.openxmlformats.org/officeDocument/2006/customXml" ds:itemID="{CB2637A9-6A6C-47EA-B09E-F03422230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Procedia_ComputerScience_template.dot</Template>
  <TotalTime>301</TotalTime>
  <Pages>1</Pages>
  <Words>5167</Words>
  <Characters>29458</Characters>
  <Application>Microsoft Office Word</Application>
  <DocSecurity>0</DocSecurity>
  <Lines>245</Lines>
  <Paragraphs>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Article</vt:lpstr>
      <vt:lpstr>Article</vt:lpstr>
    </vt:vector>
  </TitlesOfParts>
  <Company>TOSHIBA</Company>
  <LinksUpToDate>false</LinksUpToDate>
  <CharactersWithSpaces>34556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van de Hulsbeek</dc:creator>
  <cp:lastModifiedBy>dsloanm</cp:lastModifiedBy>
  <cp:revision>29</cp:revision>
  <cp:lastPrinted>2017-03-17T16:56:00Z</cp:lastPrinted>
  <dcterms:created xsi:type="dcterms:W3CDTF">2017-03-03T18:53:00Z</dcterms:created>
  <dcterms:modified xsi:type="dcterms:W3CDTF">2017-03-17T16:57:00Z</dcterms:modified>
</cp:coreProperties>
</file>